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604BA" w14:textId="4BDB4508" w:rsidR="00535D7F" w:rsidRPr="00535D7F" w:rsidRDefault="00397698" w:rsidP="00AD456B">
      <w:pPr>
        <w:jc w:val="center"/>
        <w:rPr>
          <w:rFonts w:cs="Arial Bold"/>
          <w:b/>
          <w:bCs/>
          <w:color w:val="000099"/>
          <w:sz w:val="38"/>
          <w:szCs w:val="38"/>
          <w:lang w:val="en-US"/>
        </w:rPr>
      </w:pPr>
      <w:bookmarkStart w:id="0" w:name="_Hlk159960224"/>
      <w:r>
        <w:rPr>
          <w:rFonts w:cs="Arial Bold"/>
          <w:b/>
          <w:bCs/>
          <w:color w:val="000099"/>
          <w:sz w:val="38"/>
          <w:szCs w:val="38"/>
          <w:lang w:val="en-US"/>
        </w:rPr>
        <w:t>Business requirement document</w:t>
      </w:r>
    </w:p>
    <w:p w14:paraId="67602AC9" w14:textId="7493E437" w:rsidR="00535D7F" w:rsidRPr="009311CB" w:rsidRDefault="0082625B" w:rsidP="0082625B">
      <w:pPr>
        <w:jc w:val="center"/>
        <w:rPr>
          <w:rFonts w:cs="Arial"/>
          <w:b/>
          <w:bCs/>
          <w:color w:val="4179AC"/>
          <w:sz w:val="36"/>
          <w:szCs w:val="36"/>
          <w:lang w:val="en-US"/>
        </w:rPr>
      </w:pPr>
      <w:r w:rsidRPr="0082625B">
        <w:rPr>
          <w:rFonts w:cs="Arial"/>
          <w:b/>
          <w:bCs/>
          <w:color w:val="000099"/>
          <w:sz w:val="36"/>
          <w:szCs w:val="36"/>
          <w:lang w:val="en-US"/>
        </w:rPr>
        <w:t>Mobile Application for Auto Claim Management</w:t>
      </w:r>
    </w:p>
    <w:p w14:paraId="0AC1AB7D" w14:textId="6F564B57" w:rsidR="00C24749" w:rsidRPr="00CF61E5" w:rsidRDefault="00C24749" w:rsidP="00AD456B">
      <w:pPr>
        <w:spacing w:after="0" w:line="240" w:lineRule="auto"/>
        <w:rPr>
          <w:rStyle w:val="textedemibleuAXA"/>
          <w:rFonts w:cs="SourceSansPro-Bold"/>
          <w:b/>
          <w:bCs/>
          <w:caps/>
          <w:color w:val="027180"/>
          <w:sz w:val="38"/>
          <w:szCs w:val="38"/>
          <w:lang w:val="en-US"/>
        </w:rPr>
      </w:pPr>
      <w:r>
        <w:rPr>
          <w:rStyle w:val="textedemibleuAXA"/>
          <w:rFonts w:cs="SourceSansPro-Bold"/>
          <w:b/>
          <w:bCs/>
          <w:color w:val="00008F"/>
          <w:spacing w:val="-8"/>
          <w:sz w:val="38"/>
          <w:szCs w:val="38"/>
          <w:lang w:val="en-US"/>
        </w:rPr>
        <w:t xml:space="preserve"> </w:t>
      </w:r>
    </w:p>
    <w:p w14:paraId="42DCA244" w14:textId="77777777" w:rsidR="00C24749" w:rsidRPr="00CF61E5" w:rsidRDefault="00C24749" w:rsidP="00C24749">
      <w:pPr>
        <w:suppressAutoHyphens/>
        <w:autoSpaceDE w:val="0"/>
        <w:autoSpaceDN w:val="0"/>
        <w:adjustRightInd w:val="0"/>
        <w:spacing w:after="0" w:line="240" w:lineRule="auto"/>
        <w:jc w:val="both"/>
        <w:textAlignment w:val="center"/>
        <w:rPr>
          <w:rFonts w:cs="SourceSansPro-Light"/>
          <w:color w:val="00008F"/>
          <w:sz w:val="24"/>
          <w:szCs w:val="20"/>
          <w:lang w:val="en-US"/>
        </w:rPr>
      </w:pPr>
    </w:p>
    <w:p w14:paraId="733378B4" w14:textId="77777777" w:rsidR="00AE6963" w:rsidRDefault="00AE6963" w:rsidP="00C24749">
      <w:pPr>
        <w:suppressAutoHyphens/>
        <w:autoSpaceDE w:val="0"/>
        <w:autoSpaceDN w:val="0"/>
        <w:adjustRightInd w:val="0"/>
        <w:spacing w:after="0" w:line="240" w:lineRule="auto"/>
        <w:jc w:val="both"/>
        <w:textAlignment w:val="center"/>
        <w:rPr>
          <w:rFonts w:cs="SourceSansPro-Light"/>
          <w:b/>
          <w:color w:val="00008F"/>
          <w:sz w:val="24"/>
          <w:szCs w:val="20"/>
          <w:lang w:val="en-US"/>
        </w:rPr>
      </w:pPr>
    </w:p>
    <w:p w14:paraId="1FEE0D5E" w14:textId="77777777" w:rsidR="00C24749" w:rsidRDefault="00C24749" w:rsidP="00C24749">
      <w:pPr>
        <w:suppressAutoHyphens/>
        <w:autoSpaceDE w:val="0"/>
        <w:autoSpaceDN w:val="0"/>
        <w:adjustRightInd w:val="0"/>
        <w:spacing w:after="0" w:line="240" w:lineRule="auto"/>
        <w:jc w:val="both"/>
        <w:textAlignment w:val="center"/>
        <w:rPr>
          <w:rFonts w:cs="SourceSansPro-Light"/>
          <w:b/>
          <w:color w:val="00008F"/>
          <w:sz w:val="24"/>
          <w:szCs w:val="20"/>
          <w:lang w:val="en-US"/>
        </w:rPr>
      </w:pPr>
    </w:p>
    <w:p w14:paraId="35A22102" w14:textId="77777777" w:rsidR="00AE6963" w:rsidRDefault="00AE6963" w:rsidP="00AE6963">
      <w:pPr>
        <w:pStyle w:val="TOC"/>
        <w:rPr>
          <w:rFonts w:ascii="Source Sans Pro" w:hAnsi="Source Sans Pro" w:cs="Arial"/>
          <w:color w:val="000099"/>
          <w:sz w:val="24"/>
          <w:szCs w:val="24"/>
        </w:rPr>
      </w:pPr>
      <w:r w:rsidRPr="00AE6963">
        <w:rPr>
          <w:rFonts w:ascii="Source Sans Pro" w:hAnsi="Source Sans Pro" w:cs="Arial"/>
          <w:color w:val="000099"/>
          <w:sz w:val="24"/>
          <w:szCs w:val="24"/>
        </w:rPr>
        <w:t>Document History</w:t>
      </w:r>
    </w:p>
    <w:p w14:paraId="56118F1C" w14:textId="77777777" w:rsidR="00AE6963" w:rsidRDefault="00AE6963" w:rsidP="00AE6963">
      <w:pPr>
        <w:pStyle w:val="TOC"/>
        <w:rPr>
          <w:rFonts w:ascii="Source Sans Pro" w:hAnsi="Source Sans Pro" w:cs="Arial"/>
          <w:color w:val="000099"/>
          <w:sz w:val="24"/>
          <w:szCs w:val="24"/>
        </w:rPr>
      </w:pPr>
    </w:p>
    <w:tbl>
      <w:tblPr>
        <w:tblW w:w="8324"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1E0" w:firstRow="1" w:lastRow="1" w:firstColumn="1" w:lastColumn="1" w:noHBand="0" w:noVBand="0"/>
      </w:tblPr>
      <w:tblGrid>
        <w:gridCol w:w="993"/>
        <w:gridCol w:w="1356"/>
        <w:gridCol w:w="2049"/>
        <w:gridCol w:w="2614"/>
        <w:gridCol w:w="1312"/>
      </w:tblGrid>
      <w:tr w:rsidR="003B3A9B" w:rsidRPr="00750B5B" w14:paraId="3C9534A5" w14:textId="77777777" w:rsidTr="001E03FE">
        <w:trPr>
          <w:trHeight w:val="413"/>
        </w:trPr>
        <w:tc>
          <w:tcPr>
            <w:tcW w:w="993" w:type="dxa"/>
            <w:shd w:val="clear" w:color="auto" w:fill="DEEAF6" w:themeFill="accent5" w:themeFillTint="33"/>
            <w:vAlign w:val="center"/>
          </w:tcPr>
          <w:p w14:paraId="098748B2" w14:textId="77777777" w:rsidR="00AE6963" w:rsidRPr="001E03FE" w:rsidRDefault="00AE6963" w:rsidP="0024635C">
            <w:pPr>
              <w:pStyle w:val="BoldBlueDark"/>
              <w:rPr>
                <w:rFonts w:ascii="Source Sans Pro" w:hAnsi="Source Sans Pro" w:cs="Arial"/>
                <w:color w:val="000099"/>
                <w:sz w:val="24"/>
              </w:rPr>
            </w:pPr>
            <w:r w:rsidRPr="001E03FE">
              <w:rPr>
                <w:rFonts w:ascii="Source Sans Pro" w:hAnsi="Source Sans Pro" w:cs="Arial"/>
                <w:color w:val="000099"/>
                <w:sz w:val="24"/>
              </w:rPr>
              <w:t>Version</w:t>
            </w:r>
          </w:p>
        </w:tc>
        <w:tc>
          <w:tcPr>
            <w:tcW w:w="1356" w:type="dxa"/>
            <w:shd w:val="clear" w:color="auto" w:fill="DEEAF6" w:themeFill="accent5" w:themeFillTint="33"/>
            <w:vAlign w:val="center"/>
          </w:tcPr>
          <w:p w14:paraId="25FC7E1A" w14:textId="77777777" w:rsidR="00AE6963" w:rsidRPr="001E03FE" w:rsidRDefault="00AE6963" w:rsidP="0024635C">
            <w:pPr>
              <w:pStyle w:val="BoldBlueDark"/>
              <w:rPr>
                <w:rFonts w:ascii="Source Sans Pro" w:hAnsi="Source Sans Pro" w:cs="Arial"/>
                <w:color w:val="000099"/>
                <w:sz w:val="24"/>
              </w:rPr>
            </w:pPr>
            <w:r w:rsidRPr="001E03FE">
              <w:rPr>
                <w:rFonts w:ascii="Source Sans Pro" w:hAnsi="Source Sans Pro" w:cs="Arial"/>
                <w:color w:val="000099"/>
                <w:sz w:val="24"/>
              </w:rPr>
              <w:t>Date</w:t>
            </w:r>
          </w:p>
        </w:tc>
        <w:tc>
          <w:tcPr>
            <w:tcW w:w="2049" w:type="dxa"/>
            <w:shd w:val="clear" w:color="auto" w:fill="DEEAF6" w:themeFill="accent5" w:themeFillTint="33"/>
            <w:vAlign w:val="center"/>
          </w:tcPr>
          <w:p w14:paraId="627E7014" w14:textId="77777777" w:rsidR="00AE6963" w:rsidRPr="001E03FE" w:rsidRDefault="00AE6963" w:rsidP="0024635C">
            <w:pPr>
              <w:pStyle w:val="BoldBlueDark"/>
              <w:rPr>
                <w:rFonts w:ascii="Source Sans Pro" w:hAnsi="Source Sans Pro" w:cs="Arial"/>
                <w:color w:val="000099"/>
                <w:sz w:val="24"/>
              </w:rPr>
            </w:pPr>
            <w:r w:rsidRPr="001E03FE">
              <w:rPr>
                <w:rFonts w:ascii="Source Sans Pro" w:hAnsi="Source Sans Pro" w:cs="Arial"/>
                <w:color w:val="000099"/>
                <w:sz w:val="24"/>
              </w:rPr>
              <w:t>Author / Changed By</w:t>
            </w:r>
          </w:p>
        </w:tc>
        <w:tc>
          <w:tcPr>
            <w:tcW w:w="2614" w:type="dxa"/>
            <w:shd w:val="clear" w:color="auto" w:fill="DEEAF6" w:themeFill="accent5" w:themeFillTint="33"/>
            <w:vAlign w:val="center"/>
          </w:tcPr>
          <w:p w14:paraId="279E97CB" w14:textId="77777777" w:rsidR="00AE6963" w:rsidRPr="001E03FE" w:rsidRDefault="00AE6963" w:rsidP="0024635C">
            <w:pPr>
              <w:pStyle w:val="BoldBlueDark"/>
              <w:rPr>
                <w:rFonts w:ascii="Source Sans Pro" w:hAnsi="Source Sans Pro" w:cs="Arial"/>
                <w:color w:val="000099"/>
                <w:sz w:val="24"/>
              </w:rPr>
            </w:pPr>
            <w:r w:rsidRPr="001E03FE">
              <w:rPr>
                <w:rFonts w:ascii="Source Sans Pro" w:hAnsi="Source Sans Pro" w:cs="Arial"/>
                <w:color w:val="000099"/>
                <w:sz w:val="24"/>
              </w:rPr>
              <w:t>Change Description</w:t>
            </w:r>
          </w:p>
        </w:tc>
        <w:tc>
          <w:tcPr>
            <w:tcW w:w="1312" w:type="dxa"/>
            <w:shd w:val="clear" w:color="auto" w:fill="DEEAF6" w:themeFill="accent5" w:themeFillTint="33"/>
            <w:vAlign w:val="center"/>
          </w:tcPr>
          <w:p w14:paraId="0A320923" w14:textId="77777777" w:rsidR="00AE6963" w:rsidRPr="001E03FE" w:rsidRDefault="00AE6963" w:rsidP="0024635C">
            <w:pPr>
              <w:pStyle w:val="BoldBlueDark"/>
              <w:rPr>
                <w:rFonts w:ascii="Source Sans Pro" w:hAnsi="Source Sans Pro" w:cs="Arial"/>
                <w:color w:val="000099"/>
                <w:sz w:val="24"/>
              </w:rPr>
            </w:pPr>
            <w:r w:rsidRPr="001E03FE">
              <w:rPr>
                <w:rFonts w:ascii="Source Sans Pro" w:hAnsi="Source Sans Pro" w:cs="Arial"/>
                <w:color w:val="000099"/>
                <w:sz w:val="24"/>
              </w:rPr>
              <w:t>Sign Off</w:t>
            </w:r>
          </w:p>
        </w:tc>
      </w:tr>
      <w:tr w:rsidR="00AE6963" w:rsidRPr="00750B5B" w14:paraId="794C320A" w14:textId="77777777" w:rsidTr="001E03FE">
        <w:trPr>
          <w:trHeight w:val="528"/>
        </w:trPr>
        <w:tc>
          <w:tcPr>
            <w:tcW w:w="993" w:type="dxa"/>
            <w:shd w:val="clear" w:color="auto" w:fill="DEEAF6" w:themeFill="accent5" w:themeFillTint="33"/>
          </w:tcPr>
          <w:p w14:paraId="45E745EE" w14:textId="6CAABFE8" w:rsidR="00AE6963" w:rsidRPr="002528A5" w:rsidRDefault="00C72DB2" w:rsidP="00C72DB2">
            <w:pPr>
              <w:jc w:val="center"/>
              <w:rPr>
                <w:rFonts w:cs="Arial"/>
                <w:b/>
                <w:bCs/>
                <w:sz w:val="24"/>
              </w:rPr>
            </w:pPr>
            <w:r>
              <w:rPr>
                <w:rFonts w:cs="Arial"/>
                <w:b/>
                <w:bCs/>
                <w:sz w:val="24"/>
              </w:rPr>
              <w:t>1</w:t>
            </w:r>
          </w:p>
        </w:tc>
        <w:tc>
          <w:tcPr>
            <w:tcW w:w="1356" w:type="dxa"/>
            <w:shd w:val="clear" w:color="auto" w:fill="DEEAF6" w:themeFill="accent5" w:themeFillTint="33"/>
          </w:tcPr>
          <w:p w14:paraId="54729D51" w14:textId="76B371DD" w:rsidR="00AE6963" w:rsidRDefault="0082625B" w:rsidP="0024635C">
            <w:pPr>
              <w:rPr>
                <w:rFonts w:cs="Arial"/>
                <w:sz w:val="24"/>
              </w:rPr>
            </w:pPr>
            <w:r>
              <w:rPr>
                <w:rFonts w:cs="Arial"/>
                <w:sz w:val="24"/>
              </w:rPr>
              <w:t>12</w:t>
            </w:r>
            <w:r w:rsidR="00C72DB2">
              <w:rPr>
                <w:rFonts w:cs="Arial"/>
                <w:sz w:val="24"/>
              </w:rPr>
              <w:t>/0</w:t>
            </w:r>
            <w:r>
              <w:rPr>
                <w:rFonts w:cs="Arial"/>
                <w:sz w:val="24"/>
              </w:rPr>
              <w:t>5</w:t>
            </w:r>
            <w:r w:rsidR="00C72DB2">
              <w:rPr>
                <w:rFonts w:cs="Arial"/>
                <w:sz w:val="24"/>
              </w:rPr>
              <w:t>/202</w:t>
            </w:r>
            <w:r w:rsidR="00690D99">
              <w:rPr>
                <w:rFonts w:cs="Arial"/>
                <w:sz w:val="24"/>
              </w:rPr>
              <w:t>6</w:t>
            </w:r>
          </w:p>
        </w:tc>
        <w:tc>
          <w:tcPr>
            <w:tcW w:w="2049" w:type="dxa"/>
            <w:shd w:val="clear" w:color="auto" w:fill="DEEAF6" w:themeFill="accent5" w:themeFillTint="33"/>
          </w:tcPr>
          <w:p w14:paraId="4C0A0ECE" w14:textId="69DF46D6" w:rsidR="00AE6963" w:rsidRDefault="0082625B" w:rsidP="0024635C">
            <w:pPr>
              <w:rPr>
                <w:rFonts w:cs="Arial"/>
                <w:sz w:val="24"/>
              </w:rPr>
            </w:pPr>
            <w:r>
              <w:rPr>
                <w:rFonts w:cs="Arial"/>
                <w:sz w:val="24"/>
              </w:rPr>
              <w:t>Rita NASSIF</w:t>
            </w:r>
          </w:p>
        </w:tc>
        <w:tc>
          <w:tcPr>
            <w:tcW w:w="2614" w:type="dxa"/>
            <w:shd w:val="clear" w:color="auto" w:fill="DEEAF6" w:themeFill="accent5" w:themeFillTint="33"/>
          </w:tcPr>
          <w:p w14:paraId="38E6E1A2" w14:textId="77777777" w:rsidR="00AE6963" w:rsidRPr="00F0082E" w:rsidRDefault="00AE6963" w:rsidP="0024635C">
            <w:pPr>
              <w:rPr>
                <w:rFonts w:cs="Arial"/>
                <w:sz w:val="24"/>
              </w:rPr>
            </w:pPr>
          </w:p>
        </w:tc>
        <w:tc>
          <w:tcPr>
            <w:tcW w:w="1312" w:type="dxa"/>
            <w:shd w:val="clear" w:color="auto" w:fill="DEEAF6" w:themeFill="accent5" w:themeFillTint="33"/>
          </w:tcPr>
          <w:p w14:paraId="0C6AD3CE" w14:textId="77777777" w:rsidR="00AE6963" w:rsidRPr="00750B5B" w:rsidRDefault="00AE6963" w:rsidP="0024635C">
            <w:pPr>
              <w:rPr>
                <w:rFonts w:cs="Arial"/>
                <w:sz w:val="24"/>
              </w:rPr>
            </w:pPr>
          </w:p>
        </w:tc>
      </w:tr>
      <w:tr w:rsidR="00897F17" w:rsidRPr="00750B5B" w14:paraId="097032F1" w14:textId="77777777" w:rsidTr="001E03FE">
        <w:trPr>
          <w:trHeight w:val="528"/>
        </w:trPr>
        <w:tc>
          <w:tcPr>
            <w:tcW w:w="993" w:type="dxa"/>
            <w:shd w:val="clear" w:color="auto" w:fill="DEEAF6" w:themeFill="accent5" w:themeFillTint="33"/>
          </w:tcPr>
          <w:p w14:paraId="71246165" w14:textId="305EEB71" w:rsidR="00897F17" w:rsidRDefault="00897F17" w:rsidP="00C72DB2">
            <w:pPr>
              <w:jc w:val="center"/>
              <w:rPr>
                <w:rFonts w:cs="Arial"/>
                <w:b/>
                <w:bCs/>
                <w:sz w:val="24"/>
              </w:rPr>
            </w:pPr>
            <w:r>
              <w:rPr>
                <w:rFonts w:cs="Arial"/>
                <w:b/>
                <w:bCs/>
                <w:sz w:val="24"/>
              </w:rPr>
              <w:t>2</w:t>
            </w:r>
          </w:p>
        </w:tc>
        <w:tc>
          <w:tcPr>
            <w:tcW w:w="1356" w:type="dxa"/>
            <w:shd w:val="clear" w:color="auto" w:fill="DEEAF6" w:themeFill="accent5" w:themeFillTint="33"/>
          </w:tcPr>
          <w:p w14:paraId="1BB95688" w14:textId="1E82D393" w:rsidR="00897F17" w:rsidRDefault="00897F17" w:rsidP="0024635C">
            <w:pPr>
              <w:rPr>
                <w:rFonts w:cs="Arial"/>
                <w:sz w:val="24"/>
              </w:rPr>
            </w:pPr>
            <w:r>
              <w:rPr>
                <w:rFonts w:cs="Arial"/>
                <w:sz w:val="24"/>
              </w:rPr>
              <w:t>25/06/2026</w:t>
            </w:r>
          </w:p>
        </w:tc>
        <w:tc>
          <w:tcPr>
            <w:tcW w:w="2049" w:type="dxa"/>
            <w:shd w:val="clear" w:color="auto" w:fill="DEEAF6" w:themeFill="accent5" w:themeFillTint="33"/>
          </w:tcPr>
          <w:p w14:paraId="3039562E" w14:textId="58013BEF" w:rsidR="00897F17" w:rsidRDefault="00897F17" w:rsidP="0024635C">
            <w:pPr>
              <w:rPr>
                <w:rFonts w:cs="Arial"/>
                <w:sz w:val="24"/>
              </w:rPr>
            </w:pPr>
            <w:r>
              <w:rPr>
                <w:rFonts w:cs="Arial"/>
                <w:sz w:val="24"/>
              </w:rPr>
              <w:t>Michel Samaha</w:t>
            </w:r>
          </w:p>
        </w:tc>
        <w:tc>
          <w:tcPr>
            <w:tcW w:w="2614" w:type="dxa"/>
            <w:shd w:val="clear" w:color="auto" w:fill="DEEAF6" w:themeFill="accent5" w:themeFillTint="33"/>
          </w:tcPr>
          <w:p w14:paraId="22ABF416" w14:textId="77777777" w:rsidR="00897F17" w:rsidRPr="00F0082E" w:rsidRDefault="00897F17" w:rsidP="0024635C">
            <w:pPr>
              <w:rPr>
                <w:rFonts w:cs="Arial"/>
                <w:sz w:val="24"/>
              </w:rPr>
            </w:pPr>
          </w:p>
        </w:tc>
        <w:tc>
          <w:tcPr>
            <w:tcW w:w="1312" w:type="dxa"/>
            <w:shd w:val="clear" w:color="auto" w:fill="DEEAF6" w:themeFill="accent5" w:themeFillTint="33"/>
          </w:tcPr>
          <w:p w14:paraId="39BFAD82" w14:textId="77777777" w:rsidR="00897F17" w:rsidRPr="00750B5B" w:rsidRDefault="00897F17" w:rsidP="0024635C">
            <w:pPr>
              <w:rPr>
                <w:rFonts w:cs="Arial"/>
                <w:sz w:val="24"/>
              </w:rPr>
            </w:pPr>
          </w:p>
        </w:tc>
      </w:tr>
    </w:tbl>
    <w:p w14:paraId="0D5E215E" w14:textId="4E3384F5" w:rsidR="003B7135" w:rsidRPr="00AE6963" w:rsidRDefault="003B7135" w:rsidP="00AE6963">
      <w:pPr>
        <w:pStyle w:val="TOC"/>
        <w:rPr>
          <w:rFonts w:ascii="Source Sans Pro" w:hAnsi="Source Sans Pro" w:cs="Arial"/>
          <w:color w:val="000099"/>
          <w:sz w:val="24"/>
          <w:szCs w:val="24"/>
        </w:rPr>
      </w:pPr>
    </w:p>
    <w:p w14:paraId="63B448AC" w14:textId="2445B192" w:rsidR="00AE6963" w:rsidRDefault="00AE6963" w:rsidP="00AE6963">
      <w:pPr>
        <w:pStyle w:val="TOC"/>
        <w:rPr>
          <w:rFonts w:ascii="Source Sans Pro" w:hAnsi="Source Sans Pro" w:cs="Arial"/>
          <w:color w:val="000099"/>
          <w:sz w:val="24"/>
          <w:szCs w:val="24"/>
        </w:rPr>
      </w:pPr>
    </w:p>
    <w:bookmarkStart w:id="1" w:name="_Toc158195968" w:displacedByCustomXml="next"/>
    <w:sdt>
      <w:sdtPr>
        <w:rPr>
          <w:b/>
          <w:bCs/>
        </w:rPr>
        <w:id w:val="1683935995"/>
        <w:docPartObj>
          <w:docPartGallery w:val="Table of Contents"/>
          <w:docPartUnique/>
        </w:docPartObj>
      </w:sdtPr>
      <w:sdtEndPr>
        <w:rPr>
          <w:b w:val="0"/>
          <w:bCs w:val="0"/>
          <w:noProof/>
        </w:rPr>
      </w:sdtEndPr>
      <w:sdtContent>
        <w:p w14:paraId="0834623F" w14:textId="77777777" w:rsidR="009F4961" w:rsidRPr="009F4961" w:rsidRDefault="004932FD">
          <w:pPr>
            <w:pStyle w:val="TOC1"/>
            <w:tabs>
              <w:tab w:val="right" w:leader="dot" w:pos="8498"/>
            </w:tabs>
            <w:rPr>
              <w:rStyle w:val="Heading1Char"/>
              <w:rFonts w:ascii="Source Sans Pro" w:eastAsia="Source Sans Pro" w:hAnsi="Source Sans Pro"/>
              <w:noProof/>
              <w:color w:val="000099"/>
              <w:sz w:val="28"/>
              <w:szCs w:val="28"/>
            </w:rPr>
          </w:pPr>
          <w:r w:rsidRPr="009F4961">
            <w:rPr>
              <w:rStyle w:val="Heading1Char"/>
              <w:rFonts w:ascii="Source Sans Pro" w:eastAsia="Source Sans Pro" w:hAnsi="Source Sans Pro"/>
              <w:sz w:val="28"/>
              <w:szCs w:val="28"/>
            </w:rPr>
            <w:t>Contents</w:t>
          </w:r>
          <w:bookmarkEnd w:id="1"/>
          <w:r w:rsidRPr="009F4961">
            <w:rPr>
              <w:rStyle w:val="Heading1Char"/>
              <w:rFonts w:ascii="Source Sans Pro" w:eastAsia="Source Sans Pro" w:hAnsi="Source Sans Pro"/>
              <w:sz w:val="28"/>
              <w:szCs w:val="28"/>
            </w:rPr>
            <w:fldChar w:fldCharType="begin"/>
          </w:r>
          <w:r w:rsidRPr="009F4961">
            <w:rPr>
              <w:rStyle w:val="Heading1Char"/>
              <w:rFonts w:ascii="Source Sans Pro" w:eastAsia="Source Sans Pro" w:hAnsi="Source Sans Pro"/>
              <w:sz w:val="28"/>
              <w:szCs w:val="28"/>
            </w:rPr>
            <w:instrText xml:space="preserve"> TOC \o "1-3" \h \z \u </w:instrText>
          </w:r>
          <w:r w:rsidRPr="009F4961">
            <w:rPr>
              <w:rStyle w:val="Heading1Char"/>
              <w:rFonts w:ascii="Source Sans Pro" w:eastAsia="Source Sans Pro" w:hAnsi="Source Sans Pro"/>
              <w:sz w:val="28"/>
              <w:szCs w:val="28"/>
            </w:rPr>
            <w:fldChar w:fldCharType="separate"/>
          </w:r>
        </w:p>
        <w:p w14:paraId="5CA9B66B" w14:textId="6E8FCC40" w:rsidR="009F4961" w:rsidRPr="009F4961" w:rsidRDefault="009F4961">
          <w:pPr>
            <w:pStyle w:val="TOC1"/>
            <w:tabs>
              <w:tab w:val="left" w:pos="440"/>
              <w:tab w:val="right" w:leader="dot" w:pos="8937"/>
            </w:tabs>
            <w:rPr>
              <w:rStyle w:val="Heading1Char"/>
              <w:rFonts w:ascii="Source Sans Pro" w:eastAsiaTheme="minorEastAsia" w:hAnsi="Source Sans Pro"/>
              <w:noProof/>
              <w:color w:val="000099"/>
              <w:sz w:val="28"/>
              <w:szCs w:val="28"/>
            </w:rPr>
          </w:pPr>
          <w:hyperlink w:anchor="_Toc229493945" w:history="1">
            <w:r w:rsidRPr="009F4961">
              <w:rPr>
                <w:rStyle w:val="Heading1Char"/>
                <w:rFonts w:ascii="Source Sans Pro" w:eastAsia="Source Sans Pro" w:hAnsi="Source Sans Pro"/>
                <w:noProof/>
                <w:color w:val="000099"/>
                <w:sz w:val="28"/>
                <w:szCs w:val="28"/>
              </w:rPr>
              <w:t>I.</w:t>
            </w:r>
            <w:r w:rsidRPr="009F4961">
              <w:rPr>
                <w:rStyle w:val="Heading1Char"/>
                <w:rFonts w:ascii="Source Sans Pro" w:eastAsiaTheme="minorEastAsia" w:hAnsi="Source Sans Pro"/>
                <w:noProof/>
                <w:color w:val="000099"/>
                <w:sz w:val="28"/>
                <w:szCs w:val="28"/>
              </w:rPr>
              <w:tab/>
            </w:r>
            <w:r w:rsidRPr="009F4961">
              <w:rPr>
                <w:rStyle w:val="Heading1Char"/>
                <w:rFonts w:ascii="Source Sans Pro" w:eastAsia="Source Sans Pro" w:hAnsi="Source Sans Pro"/>
                <w:noProof/>
                <w:color w:val="000099"/>
                <w:sz w:val="28"/>
                <w:szCs w:val="28"/>
              </w:rPr>
              <w:t>Introduction :</w:t>
            </w:r>
            <w:r w:rsidRPr="009F4961">
              <w:rPr>
                <w:rStyle w:val="Heading1Char"/>
                <w:rFonts w:ascii="Source Sans Pro" w:eastAsia="Source Sans Pro" w:hAnsi="Source Sans Pro"/>
                <w:noProof/>
                <w:webHidden/>
                <w:color w:val="000099"/>
                <w:sz w:val="28"/>
                <w:szCs w:val="28"/>
              </w:rPr>
              <w:tab/>
            </w:r>
            <w:r w:rsidRPr="009F4961">
              <w:rPr>
                <w:rStyle w:val="Heading1Char"/>
                <w:rFonts w:ascii="Source Sans Pro" w:eastAsia="Source Sans Pro" w:hAnsi="Source Sans Pro"/>
                <w:noProof/>
                <w:webHidden/>
                <w:color w:val="000099"/>
                <w:sz w:val="28"/>
                <w:szCs w:val="28"/>
              </w:rPr>
              <w:fldChar w:fldCharType="begin"/>
            </w:r>
            <w:r w:rsidRPr="009F4961">
              <w:rPr>
                <w:rStyle w:val="Heading1Char"/>
                <w:rFonts w:ascii="Source Sans Pro" w:eastAsia="Source Sans Pro" w:hAnsi="Source Sans Pro"/>
                <w:noProof/>
                <w:webHidden/>
                <w:color w:val="000099"/>
                <w:sz w:val="28"/>
                <w:szCs w:val="28"/>
              </w:rPr>
              <w:instrText xml:space="preserve"> PAGEREF _Toc229493945 \h </w:instrText>
            </w:r>
            <w:r w:rsidRPr="009F4961">
              <w:rPr>
                <w:rStyle w:val="Heading1Char"/>
                <w:rFonts w:ascii="Source Sans Pro" w:eastAsia="Source Sans Pro" w:hAnsi="Source Sans Pro"/>
                <w:noProof/>
                <w:webHidden/>
                <w:color w:val="000099"/>
                <w:sz w:val="28"/>
                <w:szCs w:val="28"/>
              </w:rPr>
            </w:r>
            <w:r w:rsidRPr="009F4961">
              <w:rPr>
                <w:rStyle w:val="Heading1Char"/>
                <w:rFonts w:ascii="Source Sans Pro" w:eastAsia="Source Sans Pro" w:hAnsi="Source Sans Pro"/>
                <w:noProof/>
                <w:webHidden/>
                <w:color w:val="000099"/>
                <w:sz w:val="28"/>
                <w:szCs w:val="28"/>
              </w:rPr>
              <w:fldChar w:fldCharType="separate"/>
            </w:r>
            <w:r w:rsidR="00325128">
              <w:rPr>
                <w:rStyle w:val="Heading1Char"/>
                <w:rFonts w:ascii="Source Sans Pro" w:eastAsia="Source Sans Pro" w:hAnsi="Source Sans Pro"/>
                <w:noProof/>
                <w:webHidden/>
                <w:color w:val="000099"/>
                <w:sz w:val="28"/>
                <w:szCs w:val="28"/>
              </w:rPr>
              <w:t>2</w:t>
            </w:r>
            <w:r w:rsidRPr="009F4961">
              <w:rPr>
                <w:rStyle w:val="Heading1Char"/>
                <w:rFonts w:ascii="Source Sans Pro" w:eastAsia="Source Sans Pro" w:hAnsi="Source Sans Pro"/>
                <w:noProof/>
                <w:webHidden/>
                <w:color w:val="000099"/>
                <w:sz w:val="28"/>
                <w:szCs w:val="28"/>
              </w:rPr>
              <w:fldChar w:fldCharType="end"/>
            </w:r>
          </w:hyperlink>
        </w:p>
        <w:p w14:paraId="75C8152A" w14:textId="3090556F" w:rsidR="009F4961" w:rsidRPr="009F4961" w:rsidRDefault="009F4961">
          <w:pPr>
            <w:pStyle w:val="TOC2"/>
            <w:tabs>
              <w:tab w:val="left" w:pos="720"/>
              <w:tab w:val="right" w:leader="dot" w:pos="8937"/>
            </w:tabs>
            <w:rPr>
              <w:rStyle w:val="Heading1Char"/>
              <w:rFonts w:ascii="Source Sans Pro" w:eastAsiaTheme="minorEastAsia" w:hAnsi="Source Sans Pro"/>
              <w:noProof/>
              <w:color w:val="000099"/>
              <w:sz w:val="28"/>
              <w:szCs w:val="28"/>
            </w:rPr>
          </w:pPr>
          <w:hyperlink w:anchor="_Toc229493946" w:history="1">
            <w:r w:rsidRPr="009F4961">
              <w:rPr>
                <w:rStyle w:val="Heading1Char"/>
                <w:rFonts w:ascii="Source Sans Pro" w:eastAsia="Source Sans Pro" w:hAnsi="Source Sans Pro"/>
                <w:noProof/>
                <w:color w:val="000099"/>
                <w:sz w:val="28"/>
                <w:szCs w:val="28"/>
              </w:rPr>
              <w:t>i.</w:t>
            </w:r>
            <w:r w:rsidRPr="009F4961">
              <w:rPr>
                <w:rStyle w:val="Heading1Char"/>
                <w:rFonts w:ascii="Source Sans Pro" w:eastAsiaTheme="minorEastAsia" w:hAnsi="Source Sans Pro"/>
                <w:noProof/>
                <w:color w:val="000099"/>
                <w:sz w:val="28"/>
                <w:szCs w:val="28"/>
              </w:rPr>
              <w:tab/>
            </w:r>
            <w:r w:rsidRPr="009F4961">
              <w:rPr>
                <w:rStyle w:val="Heading1Char"/>
                <w:rFonts w:ascii="Source Sans Pro" w:eastAsia="Source Sans Pro" w:hAnsi="Source Sans Pro"/>
                <w:noProof/>
                <w:color w:val="000099"/>
                <w:sz w:val="28"/>
                <w:szCs w:val="28"/>
              </w:rPr>
              <w:t>Purpose of this document :</w:t>
            </w:r>
            <w:r w:rsidRPr="009F4961">
              <w:rPr>
                <w:rStyle w:val="Heading1Char"/>
                <w:rFonts w:ascii="Source Sans Pro" w:eastAsia="Source Sans Pro" w:hAnsi="Source Sans Pro"/>
                <w:noProof/>
                <w:webHidden/>
                <w:color w:val="000099"/>
                <w:sz w:val="28"/>
                <w:szCs w:val="28"/>
              </w:rPr>
              <w:tab/>
            </w:r>
            <w:r w:rsidRPr="009F4961">
              <w:rPr>
                <w:rStyle w:val="Heading1Char"/>
                <w:rFonts w:ascii="Source Sans Pro" w:eastAsia="Source Sans Pro" w:hAnsi="Source Sans Pro"/>
                <w:noProof/>
                <w:webHidden/>
                <w:color w:val="000099"/>
                <w:sz w:val="28"/>
                <w:szCs w:val="28"/>
              </w:rPr>
              <w:fldChar w:fldCharType="begin"/>
            </w:r>
            <w:r w:rsidRPr="009F4961">
              <w:rPr>
                <w:rStyle w:val="Heading1Char"/>
                <w:rFonts w:ascii="Source Sans Pro" w:eastAsia="Source Sans Pro" w:hAnsi="Source Sans Pro"/>
                <w:noProof/>
                <w:webHidden/>
                <w:color w:val="000099"/>
                <w:sz w:val="28"/>
                <w:szCs w:val="28"/>
              </w:rPr>
              <w:instrText xml:space="preserve"> PAGEREF _Toc229493946 \h </w:instrText>
            </w:r>
            <w:r w:rsidRPr="009F4961">
              <w:rPr>
                <w:rStyle w:val="Heading1Char"/>
                <w:rFonts w:ascii="Source Sans Pro" w:eastAsia="Source Sans Pro" w:hAnsi="Source Sans Pro"/>
                <w:noProof/>
                <w:webHidden/>
                <w:color w:val="000099"/>
                <w:sz w:val="28"/>
                <w:szCs w:val="28"/>
              </w:rPr>
            </w:r>
            <w:r w:rsidRPr="009F4961">
              <w:rPr>
                <w:rStyle w:val="Heading1Char"/>
                <w:rFonts w:ascii="Source Sans Pro" w:eastAsia="Source Sans Pro" w:hAnsi="Source Sans Pro"/>
                <w:noProof/>
                <w:webHidden/>
                <w:color w:val="000099"/>
                <w:sz w:val="28"/>
                <w:szCs w:val="28"/>
              </w:rPr>
              <w:fldChar w:fldCharType="separate"/>
            </w:r>
            <w:r w:rsidR="00325128">
              <w:rPr>
                <w:rStyle w:val="Heading1Char"/>
                <w:rFonts w:ascii="Source Sans Pro" w:eastAsia="Source Sans Pro" w:hAnsi="Source Sans Pro"/>
                <w:noProof/>
                <w:webHidden/>
                <w:color w:val="000099"/>
                <w:sz w:val="28"/>
                <w:szCs w:val="28"/>
              </w:rPr>
              <w:t>2</w:t>
            </w:r>
            <w:r w:rsidRPr="009F4961">
              <w:rPr>
                <w:rStyle w:val="Heading1Char"/>
                <w:rFonts w:ascii="Source Sans Pro" w:eastAsia="Source Sans Pro" w:hAnsi="Source Sans Pro"/>
                <w:noProof/>
                <w:webHidden/>
                <w:color w:val="000099"/>
                <w:sz w:val="28"/>
                <w:szCs w:val="28"/>
              </w:rPr>
              <w:fldChar w:fldCharType="end"/>
            </w:r>
          </w:hyperlink>
        </w:p>
        <w:p w14:paraId="17E0D47C" w14:textId="1F7C4F94" w:rsidR="009F4961" w:rsidRPr="009F4961" w:rsidRDefault="009F4961">
          <w:pPr>
            <w:pStyle w:val="TOC2"/>
            <w:tabs>
              <w:tab w:val="left" w:pos="720"/>
              <w:tab w:val="right" w:leader="dot" w:pos="8937"/>
            </w:tabs>
            <w:rPr>
              <w:rStyle w:val="Heading1Char"/>
              <w:rFonts w:ascii="Source Sans Pro" w:eastAsiaTheme="minorEastAsia" w:hAnsi="Source Sans Pro"/>
              <w:noProof/>
              <w:color w:val="000099"/>
              <w:sz w:val="28"/>
              <w:szCs w:val="28"/>
            </w:rPr>
          </w:pPr>
          <w:hyperlink w:anchor="_Toc229493947" w:history="1">
            <w:r w:rsidRPr="009F4961">
              <w:rPr>
                <w:rStyle w:val="Heading1Char"/>
                <w:rFonts w:ascii="Source Sans Pro" w:eastAsia="Source Sans Pro" w:hAnsi="Source Sans Pro"/>
                <w:noProof/>
                <w:color w:val="000099"/>
                <w:sz w:val="28"/>
                <w:szCs w:val="28"/>
              </w:rPr>
              <w:t>ii.</w:t>
            </w:r>
            <w:r w:rsidRPr="009F4961">
              <w:rPr>
                <w:rStyle w:val="Heading1Char"/>
                <w:rFonts w:ascii="Source Sans Pro" w:eastAsiaTheme="minorEastAsia" w:hAnsi="Source Sans Pro"/>
                <w:noProof/>
                <w:color w:val="000099"/>
                <w:sz w:val="28"/>
                <w:szCs w:val="28"/>
              </w:rPr>
              <w:tab/>
            </w:r>
            <w:r w:rsidRPr="009F4961">
              <w:rPr>
                <w:rStyle w:val="Heading1Char"/>
                <w:rFonts w:ascii="Source Sans Pro" w:eastAsia="Source Sans Pro" w:hAnsi="Source Sans Pro"/>
                <w:noProof/>
                <w:color w:val="000099"/>
                <w:sz w:val="28"/>
                <w:szCs w:val="28"/>
              </w:rPr>
              <w:t>Document references:</w:t>
            </w:r>
            <w:r w:rsidRPr="009F4961">
              <w:rPr>
                <w:rStyle w:val="Heading1Char"/>
                <w:rFonts w:ascii="Source Sans Pro" w:eastAsia="Source Sans Pro" w:hAnsi="Source Sans Pro"/>
                <w:noProof/>
                <w:webHidden/>
                <w:color w:val="000099"/>
                <w:sz w:val="28"/>
                <w:szCs w:val="28"/>
              </w:rPr>
              <w:tab/>
            </w:r>
            <w:r w:rsidRPr="009F4961">
              <w:rPr>
                <w:rStyle w:val="Heading1Char"/>
                <w:rFonts w:ascii="Source Sans Pro" w:eastAsia="Source Sans Pro" w:hAnsi="Source Sans Pro"/>
                <w:noProof/>
                <w:webHidden/>
                <w:color w:val="000099"/>
                <w:sz w:val="28"/>
                <w:szCs w:val="28"/>
              </w:rPr>
              <w:fldChar w:fldCharType="begin"/>
            </w:r>
            <w:r w:rsidRPr="009F4961">
              <w:rPr>
                <w:rStyle w:val="Heading1Char"/>
                <w:rFonts w:ascii="Source Sans Pro" w:eastAsia="Source Sans Pro" w:hAnsi="Source Sans Pro"/>
                <w:noProof/>
                <w:webHidden/>
                <w:color w:val="000099"/>
                <w:sz w:val="28"/>
                <w:szCs w:val="28"/>
              </w:rPr>
              <w:instrText xml:space="preserve"> PAGEREF _Toc229493947 \h </w:instrText>
            </w:r>
            <w:r w:rsidRPr="009F4961">
              <w:rPr>
                <w:rStyle w:val="Heading1Char"/>
                <w:rFonts w:ascii="Source Sans Pro" w:eastAsia="Source Sans Pro" w:hAnsi="Source Sans Pro"/>
                <w:noProof/>
                <w:webHidden/>
                <w:color w:val="000099"/>
                <w:sz w:val="28"/>
                <w:szCs w:val="28"/>
              </w:rPr>
            </w:r>
            <w:r w:rsidRPr="009F4961">
              <w:rPr>
                <w:rStyle w:val="Heading1Char"/>
                <w:rFonts w:ascii="Source Sans Pro" w:eastAsia="Source Sans Pro" w:hAnsi="Source Sans Pro"/>
                <w:noProof/>
                <w:webHidden/>
                <w:color w:val="000099"/>
                <w:sz w:val="28"/>
                <w:szCs w:val="28"/>
              </w:rPr>
              <w:fldChar w:fldCharType="separate"/>
            </w:r>
            <w:r w:rsidR="00325128">
              <w:rPr>
                <w:rStyle w:val="Heading1Char"/>
                <w:rFonts w:ascii="Source Sans Pro" w:eastAsia="Source Sans Pro" w:hAnsi="Source Sans Pro"/>
                <w:noProof/>
                <w:webHidden/>
                <w:color w:val="000099"/>
                <w:sz w:val="28"/>
                <w:szCs w:val="28"/>
              </w:rPr>
              <w:t>2</w:t>
            </w:r>
            <w:r w:rsidRPr="009F4961">
              <w:rPr>
                <w:rStyle w:val="Heading1Char"/>
                <w:rFonts w:ascii="Source Sans Pro" w:eastAsia="Source Sans Pro" w:hAnsi="Source Sans Pro"/>
                <w:noProof/>
                <w:webHidden/>
                <w:color w:val="000099"/>
                <w:sz w:val="28"/>
                <w:szCs w:val="28"/>
              </w:rPr>
              <w:fldChar w:fldCharType="end"/>
            </w:r>
          </w:hyperlink>
        </w:p>
        <w:p w14:paraId="27446600" w14:textId="6D7FA22C" w:rsidR="009F4961" w:rsidRPr="009F4961" w:rsidRDefault="009F4961">
          <w:pPr>
            <w:pStyle w:val="TOC1"/>
            <w:tabs>
              <w:tab w:val="left" w:pos="440"/>
              <w:tab w:val="right" w:leader="dot" w:pos="8937"/>
            </w:tabs>
            <w:rPr>
              <w:rStyle w:val="Heading1Char"/>
              <w:rFonts w:ascii="Source Sans Pro" w:eastAsiaTheme="minorEastAsia" w:hAnsi="Source Sans Pro"/>
              <w:noProof/>
              <w:color w:val="000099"/>
              <w:sz w:val="28"/>
              <w:szCs w:val="28"/>
            </w:rPr>
          </w:pPr>
          <w:hyperlink w:anchor="_Toc229493948" w:history="1">
            <w:r w:rsidRPr="009F4961">
              <w:rPr>
                <w:rStyle w:val="Heading1Char"/>
                <w:rFonts w:ascii="Source Sans Pro" w:eastAsia="Source Sans Pro" w:hAnsi="Source Sans Pro"/>
                <w:noProof/>
                <w:color w:val="000099"/>
                <w:sz w:val="28"/>
                <w:szCs w:val="28"/>
              </w:rPr>
              <w:t>II.</w:t>
            </w:r>
            <w:r w:rsidRPr="009F4961">
              <w:rPr>
                <w:rStyle w:val="Heading1Char"/>
                <w:rFonts w:ascii="Source Sans Pro" w:eastAsiaTheme="minorEastAsia" w:hAnsi="Source Sans Pro"/>
                <w:noProof/>
                <w:color w:val="000099"/>
                <w:sz w:val="28"/>
                <w:szCs w:val="28"/>
              </w:rPr>
              <w:tab/>
            </w:r>
            <w:r w:rsidRPr="009F4961">
              <w:rPr>
                <w:rStyle w:val="Heading1Char"/>
                <w:rFonts w:ascii="Source Sans Pro" w:eastAsia="Source Sans Pro" w:hAnsi="Source Sans Pro"/>
                <w:noProof/>
                <w:color w:val="000099"/>
                <w:sz w:val="28"/>
                <w:szCs w:val="28"/>
              </w:rPr>
              <w:t>Prerequisites:</w:t>
            </w:r>
            <w:r w:rsidRPr="009F4961">
              <w:rPr>
                <w:rStyle w:val="Heading1Char"/>
                <w:rFonts w:ascii="Source Sans Pro" w:eastAsia="Source Sans Pro" w:hAnsi="Source Sans Pro"/>
                <w:noProof/>
                <w:webHidden/>
                <w:color w:val="000099"/>
                <w:sz w:val="28"/>
                <w:szCs w:val="28"/>
              </w:rPr>
              <w:tab/>
            </w:r>
            <w:r w:rsidRPr="009F4961">
              <w:rPr>
                <w:rStyle w:val="Heading1Char"/>
                <w:rFonts w:ascii="Source Sans Pro" w:eastAsia="Source Sans Pro" w:hAnsi="Source Sans Pro"/>
                <w:noProof/>
                <w:webHidden/>
                <w:color w:val="000099"/>
                <w:sz w:val="28"/>
                <w:szCs w:val="28"/>
              </w:rPr>
              <w:fldChar w:fldCharType="begin"/>
            </w:r>
            <w:r w:rsidRPr="009F4961">
              <w:rPr>
                <w:rStyle w:val="Heading1Char"/>
                <w:rFonts w:ascii="Source Sans Pro" w:eastAsia="Source Sans Pro" w:hAnsi="Source Sans Pro"/>
                <w:noProof/>
                <w:webHidden/>
                <w:color w:val="000099"/>
                <w:sz w:val="28"/>
                <w:szCs w:val="28"/>
              </w:rPr>
              <w:instrText xml:space="preserve"> PAGEREF _Toc229493948 \h </w:instrText>
            </w:r>
            <w:r w:rsidRPr="009F4961">
              <w:rPr>
                <w:rStyle w:val="Heading1Char"/>
                <w:rFonts w:ascii="Source Sans Pro" w:eastAsia="Source Sans Pro" w:hAnsi="Source Sans Pro"/>
                <w:noProof/>
                <w:webHidden/>
                <w:color w:val="000099"/>
                <w:sz w:val="28"/>
                <w:szCs w:val="28"/>
              </w:rPr>
            </w:r>
            <w:r w:rsidRPr="009F4961">
              <w:rPr>
                <w:rStyle w:val="Heading1Char"/>
                <w:rFonts w:ascii="Source Sans Pro" w:eastAsia="Source Sans Pro" w:hAnsi="Source Sans Pro"/>
                <w:noProof/>
                <w:webHidden/>
                <w:color w:val="000099"/>
                <w:sz w:val="28"/>
                <w:szCs w:val="28"/>
              </w:rPr>
              <w:fldChar w:fldCharType="separate"/>
            </w:r>
            <w:r w:rsidR="00325128">
              <w:rPr>
                <w:rStyle w:val="Heading1Char"/>
                <w:rFonts w:ascii="Source Sans Pro" w:eastAsia="Source Sans Pro" w:hAnsi="Source Sans Pro"/>
                <w:noProof/>
                <w:webHidden/>
                <w:color w:val="000099"/>
                <w:sz w:val="28"/>
                <w:szCs w:val="28"/>
              </w:rPr>
              <w:t>2</w:t>
            </w:r>
            <w:r w:rsidRPr="009F4961">
              <w:rPr>
                <w:rStyle w:val="Heading1Char"/>
                <w:rFonts w:ascii="Source Sans Pro" w:eastAsia="Source Sans Pro" w:hAnsi="Source Sans Pro"/>
                <w:noProof/>
                <w:webHidden/>
                <w:color w:val="000099"/>
                <w:sz w:val="28"/>
                <w:szCs w:val="28"/>
              </w:rPr>
              <w:fldChar w:fldCharType="end"/>
            </w:r>
          </w:hyperlink>
        </w:p>
        <w:p w14:paraId="0609D662" w14:textId="76985399" w:rsidR="009F4961" w:rsidRPr="009F4961" w:rsidRDefault="009F4961">
          <w:pPr>
            <w:pStyle w:val="TOC1"/>
            <w:tabs>
              <w:tab w:val="left" w:pos="720"/>
              <w:tab w:val="right" w:leader="dot" w:pos="8937"/>
            </w:tabs>
            <w:rPr>
              <w:rStyle w:val="Heading1Char"/>
              <w:rFonts w:ascii="Source Sans Pro" w:eastAsiaTheme="minorEastAsia" w:hAnsi="Source Sans Pro"/>
              <w:noProof/>
              <w:color w:val="000099"/>
              <w:sz w:val="28"/>
              <w:szCs w:val="28"/>
            </w:rPr>
          </w:pPr>
          <w:hyperlink w:anchor="_Toc229493949" w:history="1">
            <w:r w:rsidRPr="009F4961">
              <w:rPr>
                <w:rStyle w:val="Heading1Char"/>
                <w:rFonts w:ascii="Source Sans Pro" w:eastAsia="Source Sans Pro" w:hAnsi="Source Sans Pro"/>
                <w:noProof/>
                <w:color w:val="000099"/>
                <w:sz w:val="28"/>
                <w:szCs w:val="28"/>
              </w:rPr>
              <w:t>III.</w:t>
            </w:r>
            <w:r w:rsidRPr="009F4961">
              <w:rPr>
                <w:rStyle w:val="Heading1Char"/>
                <w:rFonts w:ascii="Source Sans Pro" w:eastAsiaTheme="minorEastAsia" w:hAnsi="Source Sans Pro"/>
                <w:noProof/>
                <w:color w:val="000099"/>
                <w:sz w:val="28"/>
                <w:szCs w:val="28"/>
              </w:rPr>
              <w:tab/>
            </w:r>
            <w:r w:rsidRPr="009F4961">
              <w:rPr>
                <w:rStyle w:val="Heading1Char"/>
                <w:rFonts w:ascii="Source Sans Pro" w:eastAsia="Source Sans Pro" w:hAnsi="Source Sans Pro"/>
                <w:noProof/>
                <w:color w:val="000099"/>
                <w:sz w:val="28"/>
                <w:szCs w:val="28"/>
                <w:lang w:val="en-US"/>
              </w:rPr>
              <w:t>Current Situation:</w:t>
            </w:r>
            <w:r w:rsidRPr="009F4961">
              <w:rPr>
                <w:rStyle w:val="Heading1Char"/>
                <w:rFonts w:ascii="Source Sans Pro" w:eastAsia="Source Sans Pro" w:hAnsi="Source Sans Pro"/>
                <w:noProof/>
                <w:webHidden/>
                <w:color w:val="000099"/>
                <w:sz w:val="28"/>
                <w:szCs w:val="28"/>
              </w:rPr>
              <w:tab/>
            </w:r>
            <w:r w:rsidRPr="009F4961">
              <w:rPr>
                <w:rStyle w:val="Heading1Char"/>
                <w:rFonts w:ascii="Source Sans Pro" w:eastAsia="Source Sans Pro" w:hAnsi="Source Sans Pro"/>
                <w:noProof/>
                <w:webHidden/>
                <w:color w:val="000099"/>
                <w:sz w:val="28"/>
                <w:szCs w:val="28"/>
              </w:rPr>
              <w:fldChar w:fldCharType="begin"/>
            </w:r>
            <w:r w:rsidRPr="009F4961">
              <w:rPr>
                <w:rStyle w:val="Heading1Char"/>
                <w:rFonts w:ascii="Source Sans Pro" w:eastAsia="Source Sans Pro" w:hAnsi="Source Sans Pro"/>
                <w:noProof/>
                <w:webHidden/>
                <w:color w:val="000099"/>
                <w:sz w:val="28"/>
                <w:szCs w:val="28"/>
              </w:rPr>
              <w:instrText xml:space="preserve"> PAGEREF _Toc229493949 \h </w:instrText>
            </w:r>
            <w:r w:rsidRPr="009F4961">
              <w:rPr>
                <w:rStyle w:val="Heading1Char"/>
                <w:rFonts w:ascii="Source Sans Pro" w:eastAsia="Source Sans Pro" w:hAnsi="Source Sans Pro"/>
                <w:noProof/>
                <w:webHidden/>
                <w:color w:val="000099"/>
                <w:sz w:val="28"/>
                <w:szCs w:val="28"/>
              </w:rPr>
            </w:r>
            <w:r w:rsidRPr="009F4961">
              <w:rPr>
                <w:rStyle w:val="Heading1Char"/>
                <w:rFonts w:ascii="Source Sans Pro" w:eastAsia="Source Sans Pro" w:hAnsi="Source Sans Pro"/>
                <w:noProof/>
                <w:webHidden/>
                <w:color w:val="000099"/>
                <w:sz w:val="28"/>
                <w:szCs w:val="28"/>
              </w:rPr>
              <w:fldChar w:fldCharType="separate"/>
            </w:r>
            <w:r w:rsidR="00325128">
              <w:rPr>
                <w:rStyle w:val="Heading1Char"/>
                <w:rFonts w:ascii="Source Sans Pro" w:eastAsia="Source Sans Pro" w:hAnsi="Source Sans Pro"/>
                <w:noProof/>
                <w:webHidden/>
                <w:color w:val="000099"/>
                <w:sz w:val="28"/>
                <w:szCs w:val="28"/>
              </w:rPr>
              <w:t>2</w:t>
            </w:r>
            <w:r w:rsidRPr="009F4961">
              <w:rPr>
                <w:rStyle w:val="Heading1Char"/>
                <w:rFonts w:ascii="Source Sans Pro" w:eastAsia="Source Sans Pro" w:hAnsi="Source Sans Pro"/>
                <w:noProof/>
                <w:webHidden/>
                <w:color w:val="000099"/>
                <w:sz w:val="28"/>
                <w:szCs w:val="28"/>
              </w:rPr>
              <w:fldChar w:fldCharType="end"/>
            </w:r>
          </w:hyperlink>
        </w:p>
        <w:p w14:paraId="427232E9" w14:textId="676F62F0" w:rsidR="009F4961" w:rsidRPr="009F4961" w:rsidRDefault="009F4961">
          <w:pPr>
            <w:pStyle w:val="TOC1"/>
            <w:tabs>
              <w:tab w:val="left" w:pos="720"/>
              <w:tab w:val="right" w:leader="dot" w:pos="8937"/>
            </w:tabs>
            <w:rPr>
              <w:rStyle w:val="Heading1Char"/>
              <w:rFonts w:ascii="Source Sans Pro" w:eastAsiaTheme="minorEastAsia" w:hAnsi="Source Sans Pro"/>
              <w:noProof/>
              <w:color w:val="000099"/>
              <w:sz w:val="28"/>
              <w:szCs w:val="28"/>
            </w:rPr>
          </w:pPr>
          <w:hyperlink w:anchor="_Toc229493950" w:history="1">
            <w:r w:rsidRPr="009F4961">
              <w:rPr>
                <w:rStyle w:val="Heading1Char"/>
                <w:rFonts w:ascii="Source Sans Pro" w:eastAsia="Source Sans Pro" w:hAnsi="Source Sans Pro"/>
                <w:noProof/>
                <w:color w:val="000099"/>
                <w:sz w:val="28"/>
                <w:szCs w:val="28"/>
              </w:rPr>
              <w:t>IV.</w:t>
            </w:r>
            <w:r w:rsidRPr="009F4961">
              <w:rPr>
                <w:rStyle w:val="Heading1Char"/>
                <w:rFonts w:ascii="Source Sans Pro" w:eastAsiaTheme="minorEastAsia" w:hAnsi="Source Sans Pro"/>
                <w:noProof/>
                <w:color w:val="000099"/>
                <w:sz w:val="28"/>
                <w:szCs w:val="28"/>
              </w:rPr>
              <w:tab/>
            </w:r>
            <w:r w:rsidRPr="009F4961">
              <w:rPr>
                <w:rStyle w:val="Heading1Char"/>
                <w:rFonts w:ascii="Source Sans Pro" w:eastAsia="Source Sans Pro" w:hAnsi="Source Sans Pro"/>
                <w:noProof/>
                <w:color w:val="000099"/>
                <w:sz w:val="28"/>
                <w:szCs w:val="28"/>
                <w:lang w:val="en-US"/>
              </w:rPr>
              <w:t>Targeted Situation:</w:t>
            </w:r>
            <w:r w:rsidRPr="009F4961">
              <w:rPr>
                <w:rStyle w:val="Heading1Char"/>
                <w:rFonts w:ascii="Source Sans Pro" w:eastAsia="Source Sans Pro" w:hAnsi="Source Sans Pro"/>
                <w:noProof/>
                <w:webHidden/>
                <w:color w:val="000099"/>
                <w:sz w:val="28"/>
                <w:szCs w:val="28"/>
              </w:rPr>
              <w:tab/>
            </w:r>
            <w:r w:rsidRPr="009F4961">
              <w:rPr>
                <w:rStyle w:val="Heading1Char"/>
                <w:rFonts w:ascii="Source Sans Pro" w:eastAsia="Source Sans Pro" w:hAnsi="Source Sans Pro"/>
                <w:noProof/>
                <w:webHidden/>
                <w:color w:val="000099"/>
                <w:sz w:val="28"/>
                <w:szCs w:val="28"/>
              </w:rPr>
              <w:fldChar w:fldCharType="begin"/>
            </w:r>
            <w:r w:rsidRPr="009F4961">
              <w:rPr>
                <w:rStyle w:val="Heading1Char"/>
                <w:rFonts w:ascii="Source Sans Pro" w:eastAsia="Source Sans Pro" w:hAnsi="Source Sans Pro"/>
                <w:noProof/>
                <w:webHidden/>
                <w:color w:val="000099"/>
                <w:sz w:val="28"/>
                <w:szCs w:val="28"/>
              </w:rPr>
              <w:instrText xml:space="preserve"> PAGEREF _Toc229493950 \h </w:instrText>
            </w:r>
            <w:r w:rsidRPr="009F4961">
              <w:rPr>
                <w:rStyle w:val="Heading1Char"/>
                <w:rFonts w:ascii="Source Sans Pro" w:eastAsia="Source Sans Pro" w:hAnsi="Source Sans Pro"/>
                <w:noProof/>
                <w:webHidden/>
                <w:color w:val="000099"/>
                <w:sz w:val="28"/>
                <w:szCs w:val="28"/>
              </w:rPr>
            </w:r>
            <w:r w:rsidRPr="009F4961">
              <w:rPr>
                <w:rStyle w:val="Heading1Char"/>
                <w:rFonts w:ascii="Source Sans Pro" w:eastAsia="Source Sans Pro" w:hAnsi="Source Sans Pro"/>
                <w:noProof/>
                <w:webHidden/>
                <w:color w:val="000099"/>
                <w:sz w:val="28"/>
                <w:szCs w:val="28"/>
              </w:rPr>
              <w:fldChar w:fldCharType="separate"/>
            </w:r>
            <w:r w:rsidR="00325128">
              <w:rPr>
                <w:rStyle w:val="Heading1Char"/>
                <w:rFonts w:ascii="Source Sans Pro" w:eastAsia="Source Sans Pro" w:hAnsi="Source Sans Pro"/>
                <w:noProof/>
                <w:webHidden/>
                <w:color w:val="000099"/>
                <w:sz w:val="28"/>
                <w:szCs w:val="28"/>
              </w:rPr>
              <w:t>3</w:t>
            </w:r>
            <w:r w:rsidRPr="009F4961">
              <w:rPr>
                <w:rStyle w:val="Heading1Char"/>
                <w:rFonts w:ascii="Source Sans Pro" w:eastAsia="Source Sans Pro" w:hAnsi="Source Sans Pro"/>
                <w:noProof/>
                <w:webHidden/>
                <w:color w:val="000099"/>
                <w:sz w:val="28"/>
                <w:szCs w:val="28"/>
              </w:rPr>
              <w:fldChar w:fldCharType="end"/>
            </w:r>
          </w:hyperlink>
        </w:p>
        <w:p w14:paraId="5FC455E7" w14:textId="265E8AFE" w:rsidR="006755C7" w:rsidRDefault="004932FD" w:rsidP="001E03FE">
          <w:pPr>
            <w:rPr>
              <w:noProof/>
            </w:rPr>
          </w:pPr>
          <w:r w:rsidRPr="009F4961">
            <w:rPr>
              <w:rStyle w:val="Heading1Char"/>
              <w:rFonts w:ascii="Source Sans Pro" w:eastAsia="Source Sans Pro" w:hAnsi="Source Sans Pro"/>
              <w:b w:val="0"/>
              <w:bCs w:val="0"/>
              <w:sz w:val="28"/>
              <w:szCs w:val="28"/>
            </w:rPr>
            <w:fldChar w:fldCharType="end"/>
          </w:r>
        </w:p>
      </w:sdtContent>
    </w:sdt>
    <w:p w14:paraId="3589463B" w14:textId="24086790" w:rsidR="001E03FE" w:rsidRDefault="001E03FE" w:rsidP="001E03FE">
      <w:pPr>
        <w:rPr>
          <w:rStyle w:val="Heading1Char"/>
          <w:rFonts w:ascii="Source Sans Pro" w:eastAsia="Source Sans Pro" w:hAnsi="Source Sans Pro"/>
          <w:noProof/>
          <w:color w:val="000099"/>
          <w:kern w:val="0"/>
          <w:sz w:val="22"/>
          <w:szCs w:val="22"/>
        </w:rPr>
      </w:pPr>
    </w:p>
    <w:p w14:paraId="2A66990E" w14:textId="77777777" w:rsidR="006755C7" w:rsidRDefault="006755C7" w:rsidP="001E03FE">
      <w:pPr>
        <w:rPr>
          <w:rStyle w:val="Heading1Char"/>
          <w:rFonts w:ascii="Source Sans Pro" w:eastAsia="Source Sans Pro" w:hAnsi="Source Sans Pro"/>
          <w:noProof/>
          <w:color w:val="000099"/>
          <w:kern w:val="0"/>
          <w:sz w:val="22"/>
          <w:szCs w:val="22"/>
        </w:rPr>
      </w:pPr>
    </w:p>
    <w:p w14:paraId="7CBFFBDF" w14:textId="77777777" w:rsidR="006755C7" w:rsidRDefault="006755C7" w:rsidP="001E03FE">
      <w:pPr>
        <w:rPr>
          <w:rStyle w:val="Heading1Char"/>
          <w:rFonts w:ascii="Source Sans Pro" w:eastAsia="Source Sans Pro" w:hAnsi="Source Sans Pro"/>
          <w:noProof/>
          <w:color w:val="000099"/>
          <w:kern w:val="0"/>
          <w:sz w:val="22"/>
          <w:szCs w:val="22"/>
        </w:rPr>
      </w:pPr>
    </w:p>
    <w:p w14:paraId="7D59E114" w14:textId="77777777" w:rsidR="006755C7" w:rsidRDefault="006755C7" w:rsidP="001E03FE">
      <w:pPr>
        <w:rPr>
          <w:rStyle w:val="Heading1Char"/>
          <w:rFonts w:ascii="Source Sans Pro" w:eastAsia="Source Sans Pro" w:hAnsi="Source Sans Pro"/>
          <w:noProof/>
          <w:color w:val="000099"/>
          <w:kern w:val="0"/>
          <w:sz w:val="22"/>
          <w:szCs w:val="22"/>
        </w:rPr>
      </w:pPr>
    </w:p>
    <w:p w14:paraId="6992ABDA" w14:textId="77777777" w:rsidR="006755C7" w:rsidRPr="001E03FE" w:rsidRDefault="006755C7" w:rsidP="001E03FE">
      <w:pPr>
        <w:rPr>
          <w:rStyle w:val="Heading1Char"/>
          <w:rFonts w:ascii="Source Sans Pro" w:eastAsia="Source Sans Pro" w:hAnsi="Source Sans Pro"/>
          <w:noProof/>
          <w:color w:val="000099"/>
          <w:kern w:val="0"/>
          <w:sz w:val="22"/>
          <w:szCs w:val="22"/>
        </w:rPr>
      </w:pPr>
    </w:p>
    <w:p w14:paraId="53618C4D" w14:textId="68FF8F65" w:rsidR="009417EA" w:rsidRPr="00751AFE" w:rsidRDefault="00C72DB2" w:rsidP="00AB5236">
      <w:pPr>
        <w:pStyle w:val="Heading1"/>
        <w:jc w:val="both"/>
        <w:rPr>
          <w:rFonts w:ascii="Source Sans Pro" w:hAnsi="Source Sans Pro" w:cs="Arial"/>
          <w:sz w:val="28"/>
          <w:szCs w:val="28"/>
        </w:rPr>
      </w:pPr>
      <w:bookmarkStart w:id="2" w:name="_Toc229493945"/>
      <w:r w:rsidRPr="00AB5236">
        <w:rPr>
          <w:rStyle w:val="Heading1Char"/>
          <w:rFonts w:ascii="Source Sans Pro" w:hAnsi="Source Sans Pro"/>
          <w:b/>
          <w:bCs/>
          <w:color w:val="000099"/>
          <w:sz w:val="28"/>
          <w:szCs w:val="28"/>
        </w:rPr>
        <w:lastRenderedPageBreak/>
        <w:t>Introduction</w:t>
      </w:r>
      <w:r w:rsidRPr="00AB5236">
        <w:rPr>
          <w:rFonts w:ascii="Source Sans Pro" w:hAnsi="Source Sans Pro" w:cs="Arial"/>
          <w:color w:val="002060"/>
          <w:sz w:val="28"/>
          <w:szCs w:val="28"/>
        </w:rPr>
        <w:t xml:space="preserve"> :</w:t>
      </w:r>
      <w:bookmarkEnd w:id="2"/>
    </w:p>
    <w:p w14:paraId="78E639F4" w14:textId="0675B659" w:rsidR="001E03FE" w:rsidRPr="00AB5236" w:rsidRDefault="009417EA" w:rsidP="00AB5236">
      <w:pPr>
        <w:pStyle w:val="Heading2"/>
        <w:numPr>
          <w:ilvl w:val="0"/>
          <w:numId w:val="12"/>
        </w:numPr>
        <w:spacing w:line="240" w:lineRule="auto"/>
        <w:jc w:val="both"/>
        <w:rPr>
          <w:rStyle w:val="IntenseEmphasis"/>
          <w:rFonts w:ascii="Source Sans Pro" w:hAnsi="Source Sans Pro"/>
          <w:color w:val="000099"/>
          <w:sz w:val="24"/>
          <w:szCs w:val="24"/>
        </w:rPr>
      </w:pPr>
      <w:bookmarkStart w:id="3" w:name="_Toc229493946"/>
      <w:r w:rsidRPr="00AB5236">
        <w:rPr>
          <w:rStyle w:val="IntenseEmphasis"/>
          <w:rFonts w:ascii="Source Sans Pro" w:hAnsi="Source Sans Pro"/>
          <w:color w:val="000099"/>
          <w:sz w:val="24"/>
          <w:szCs w:val="24"/>
        </w:rPr>
        <w:t xml:space="preserve">Purpose of </w:t>
      </w:r>
      <w:r w:rsidR="006755C7" w:rsidRPr="00AB5236">
        <w:rPr>
          <w:rStyle w:val="IntenseEmphasis"/>
          <w:rFonts w:ascii="Source Sans Pro" w:hAnsi="Source Sans Pro"/>
          <w:color w:val="000099"/>
          <w:sz w:val="24"/>
          <w:szCs w:val="24"/>
        </w:rPr>
        <w:t>th</w:t>
      </w:r>
      <w:r w:rsidR="006755C7">
        <w:rPr>
          <w:rStyle w:val="IntenseEmphasis"/>
          <w:rFonts w:ascii="Source Sans Pro" w:hAnsi="Source Sans Pro"/>
          <w:color w:val="000099"/>
          <w:sz w:val="24"/>
          <w:szCs w:val="24"/>
        </w:rPr>
        <w:t>is</w:t>
      </w:r>
      <w:r w:rsidR="006755C7" w:rsidRPr="00AB5236">
        <w:rPr>
          <w:rStyle w:val="IntenseEmphasis"/>
          <w:rFonts w:ascii="Source Sans Pro" w:hAnsi="Source Sans Pro"/>
          <w:color w:val="000099"/>
          <w:sz w:val="24"/>
          <w:szCs w:val="24"/>
        </w:rPr>
        <w:t xml:space="preserve"> </w:t>
      </w:r>
      <w:r w:rsidR="00C72DB2" w:rsidRPr="00AB5236">
        <w:rPr>
          <w:rStyle w:val="IntenseEmphasis"/>
          <w:rFonts w:ascii="Source Sans Pro" w:hAnsi="Source Sans Pro"/>
          <w:color w:val="000099"/>
          <w:sz w:val="24"/>
          <w:szCs w:val="24"/>
        </w:rPr>
        <w:t>document :</w:t>
      </w:r>
      <w:bookmarkEnd w:id="3"/>
    </w:p>
    <w:p w14:paraId="388C6591" w14:textId="77777777" w:rsidR="00C02DC0" w:rsidRPr="00AB5236" w:rsidRDefault="00C02DC0" w:rsidP="00AB5236">
      <w:pPr>
        <w:pStyle w:val="TOC"/>
        <w:ind w:left="1068"/>
        <w:jc w:val="both"/>
        <w:rPr>
          <w:rFonts w:ascii="Source Sans Pro" w:hAnsi="Source Sans Pro" w:cs="Arial"/>
          <w:b w:val="0"/>
          <w:bCs w:val="0"/>
          <w:color w:val="000099"/>
          <w:sz w:val="20"/>
          <w:szCs w:val="20"/>
        </w:rPr>
      </w:pPr>
    </w:p>
    <w:p w14:paraId="2F505E8E" w14:textId="274D1552" w:rsidR="00A74212" w:rsidRPr="00AB5236" w:rsidRDefault="0082625B" w:rsidP="00AB5236">
      <w:pPr>
        <w:pStyle w:val="TOC"/>
        <w:ind w:left="1068"/>
        <w:jc w:val="both"/>
        <w:rPr>
          <w:rFonts w:ascii="Source Sans Pro" w:hAnsi="Source Sans Pro" w:cs="Arial"/>
          <w:b w:val="0"/>
          <w:bCs w:val="0"/>
          <w:color w:val="000099"/>
          <w:sz w:val="20"/>
          <w:szCs w:val="20"/>
        </w:rPr>
      </w:pPr>
      <w:r w:rsidRPr="0082625B">
        <w:rPr>
          <w:rFonts w:ascii="Source Sans Pro" w:hAnsi="Source Sans Pro" w:cs="Arial"/>
          <w:b w:val="0"/>
          <w:bCs w:val="0"/>
          <w:color w:val="000099"/>
          <w:sz w:val="20"/>
          <w:szCs w:val="20"/>
          <w:lang w:val="fr-FR"/>
        </w:rPr>
        <w:t>To develop a new application that enables experts to upload claim photos in real time during both claim processing and garage surveys.</w:t>
      </w:r>
      <w:r>
        <w:rPr>
          <w:rFonts w:ascii="Source Sans Pro" w:hAnsi="Source Sans Pro" w:cs="Arial"/>
          <w:b w:val="0"/>
          <w:bCs w:val="0"/>
          <w:color w:val="000099"/>
          <w:sz w:val="20"/>
          <w:szCs w:val="20"/>
        </w:rPr>
        <w:t xml:space="preserve"> </w:t>
      </w:r>
    </w:p>
    <w:p w14:paraId="4CA466AE" w14:textId="1DF87AF8" w:rsidR="009417EA" w:rsidRPr="00AB5236" w:rsidRDefault="009417EA" w:rsidP="00AB5236">
      <w:pPr>
        <w:pStyle w:val="Heading2"/>
        <w:numPr>
          <w:ilvl w:val="0"/>
          <w:numId w:val="12"/>
        </w:numPr>
        <w:jc w:val="both"/>
        <w:rPr>
          <w:rStyle w:val="IntenseEmphasis"/>
          <w:rFonts w:ascii="Source Sans Pro" w:hAnsi="Source Sans Pro" w:cs="Arial"/>
          <w:b w:val="0"/>
          <w:bCs w:val="0"/>
          <w:color w:val="000099"/>
          <w:sz w:val="20"/>
          <w:szCs w:val="20"/>
        </w:rPr>
      </w:pPr>
      <w:bookmarkStart w:id="4" w:name="_Toc229493947"/>
      <w:r w:rsidRPr="00AB5236">
        <w:rPr>
          <w:rStyle w:val="IntenseEmphasis"/>
          <w:rFonts w:ascii="Source Sans Pro" w:hAnsi="Source Sans Pro"/>
          <w:color w:val="000099"/>
          <w:sz w:val="24"/>
          <w:szCs w:val="24"/>
        </w:rPr>
        <w:t xml:space="preserve">Document </w:t>
      </w:r>
      <w:r w:rsidR="00C72DB2" w:rsidRPr="00AB5236">
        <w:rPr>
          <w:rStyle w:val="IntenseEmphasis"/>
          <w:rFonts w:ascii="Source Sans Pro" w:hAnsi="Source Sans Pro"/>
          <w:color w:val="000099"/>
          <w:sz w:val="24"/>
          <w:szCs w:val="24"/>
        </w:rPr>
        <w:t>references:</w:t>
      </w:r>
      <w:bookmarkEnd w:id="4"/>
    </w:p>
    <w:p w14:paraId="55E4A5FF" w14:textId="77777777" w:rsidR="009417EA" w:rsidRPr="00AB5236" w:rsidRDefault="009417EA" w:rsidP="00AB5236">
      <w:pPr>
        <w:pStyle w:val="ListParagraph"/>
        <w:ind w:left="360"/>
        <w:jc w:val="both"/>
        <w:rPr>
          <w:rFonts w:ascii="Source Sans Pro" w:hAnsi="Source Sans Pro"/>
          <w:sz w:val="24"/>
        </w:rPr>
      </w:pPr>
    </w:p>
    <w:tbl>
      <w:tblPr>
        <w:tblW w:w="923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57" w:type="dxa"/>
          <w:right w:w="57" w:type="dxa"/>
        </w:tblCellMar>
        <w:tblLook w:val="01E0" w:firstRow="1" w:lastRow="1" w:firstColumn="1" w:lastColumn="1" w:noHBand="0" w:noVBand="0"/>
      </w:tblPr>
      <w:tblGrid>
        <w:gridCol w:w="3960"/>
        <w:gridCol w:w="2160"/>
        <w:gridCol w:w="3117"/>
      </w:tblGrid>
      <w:tr w:rsidR="009417EA" w:rsidRPr="00AB5236" w14:paraId="324E6847" w14:textId="77777777" w:rsidTr="009417EA">
        <w:tc>
          <w:tcPr>
            <w:tcW w:w="3960" w:type="dxa"/>
            <w:shd w:val="clear" w:color="auto" w:fill="DEEAF6" w:themeFill="accent5" w:themeFillTint="33"/>
          </w:tcPr>
          <w:p w14:paraId="3FC11B07" w14:textId="77777777" w:rsidR="009417EA" w:rsidRPr="00AB5236" w:rsidRDefault="009417EA" w:rsidP="00AB5236">
            <w:pPr>
              <w:pStyle w:val="BoldBlueDark"/>
              <w:jc w:val="both"/>
              <w:rPr>
                <w:rFonts w:ascii="Source Sans Pro" w:hAnsi="Source Sans Pro" w:cs="Arial"/>
                <w:color w:val="000099"/>
                <w:sz w:val="24"/>
              </w:rPr>
            </w:pPr>
            <w:r w:rsidRPr="00AB5236">
              <w:rPr>
                <w:rFonts w:ascii="Source Sans Pro" w:hAnsi="Source Sans Pro" w:cs="Arial"/>
                <w:color w:val="000099"/>
                <w:sz w:val="24"/>
              </w:rPr>
              <w:t>Filename (incl. version and date)</w:t>
            </w:r>
          </w:p>
        </w:tc>
        <w:tc>
          <w:tcPr>
            <w:tcW w:w="2160" w:type="dxa"/>
            <w:shd w:val="clear" w:color="auto" w:fill="DEEAF6" w:themeFill="accent5" w:themeFillTint="33"/>
          </w:tcPr>
          <w:p w14:paraId="6E36AAE4" w14:textId="77777777" w:rsidR="009417EA" w:rsidRPr="00AB5236" w:rsidRDefault="009417EA" w:rsidP="00AB5236">
            <w:pPr>
              <w:pStyle w:val="BoldBlueDark"/>
              <w:jc w:val="both"/>
              <w:rPr>
                <w:rFonts w:ascii="Source Sans Pro" w:hAnsi="Source Sans Pro" w:cs="Arial"/>
                <w:color w:val="000099"/>
                <w:sz w:val="24"/>
              </w:rPr>
            </w:pPr>
            <w:r w:rsidRPr="00AB5236">
              <w:rPr>
                <w:rFonts w:ascii="Source Sans Pro" w:hAnsi="Source Sans Pro" w:cs="Arial"/>
                <w:color w:val="000099"/>
                <w:sz w:val="24"/>
              </w:rPr>
              <w:t>Description</w:t>
            </w:r>
          </w:p>
        </w:tc>
        <w:tc>
          <w:tcPr>
            <w:tcW w:w="3117" w:type="dxa"/>
            <w:shd w:val="clear" w:color="auto" w:fill="DEEAF6" w:themeFill="accent5" w:themeFillTint="33"/>
          </w:tcPr>
          <w:p w14:paraId="4246D461" w14:textId="77777777" w:rsidR="009417EA" w:rsidRPr="00AB5236" w:rsidRDefault="009417EA" w:rsidP="00AB5236">
            <w:pPr>
              <w:pStyle w:val="BoldBlueDark"/>
              <w:jc w:val="both"/>
              <w:rPr>
                <w:rFonts w:ascii="Source Sans Pro" w:hAnsi="Source Sans Pro" w:cs="Arial"/>
                <w:color w:val="000099"/>
                <w:sz w:val="24"/>
              </w:rPr>
            </w:pPr>
            <w:r w:rsidRPr="00AB5236">
              <w:rPr>
                <w:rFonts w:ascii="Source Sans Pro" w:hAnsi="Source Sans Pro" w:cs="Arial"/>
                <w:color w:val="000099"/>
                <w:sz w:val="24"/>
              </w:rPr>
              <w:t>Author, Company</w:t>
            </w:r>
          </w:p>
        </w:tc>
      </w:tr>
      <w:tr w:rsidR="009417EA" w:rsidRPr="00AB5236" w14:paraId="745CF7ED" w14:textId="77777777" w:rsidTr="009417EA">
        <w:tc>
          <w:tcPr>
            <w:tcW w:w="3960" w:type="dxa"/>
            <w:shd w:val="clear" w:color="auto" w:fill="DEEAF6" w:themeFill="accent5" w:themeFillTint="33"/>
          </w:tcPr>
          <w:p w14:paraId="050339DF" w14:textId="01A7E52E" w:rsidR="009417EA" w:rsidRPr="00AB5236" w:rsidRDefault="009417EA" w:rsidP="00AB5236">
            <w:pPr>
              <w:jc w:val="both"/>
              <w:rPr>
                <w:color w:val="000099"/>
              </w:rPr>
            </w:pPr>
          </w:p>
        </w:tc>
        <w:tc>
          <w:tcPr>
            <w:tcW w:w="2160" w:type="dxa"/>
            <w:shd w:val="clear" w:color="auto" w:fill="DEEAF6" w:themeFill="accent5" w:themeFillTint="33"/>
          </w:tcPr>
          <w:p w14:paraId="67CFDDD3" w14:textId="77777777" w:rsidR="009417EA" w:rsidRPr="00AB5236" w:rsidRDefault="009417EA" w:rsidP="00AB5236">
            <w:pPr>
              <w:jc w:val="both"/>
              <w:rPr>
                <w:color w:val="000099"/>
              </w:rPr>
            </w:pPr>
            <w:r w:rsidRPr="00AB5236">
              <w:rPr>
                <w:color w:val="000099"/>
              </w:rPr>
              <w:t>Document</w:t>
            </w:r>
          </w:p>
        </w:tc>
        <w:tc>
          <w:tcPr>
            <w:tcW w:w="3117" w:type="dxa"/>
            <w:shd w:val="clear" w:color="auto" w:fill="DEEAF6" w:themeFill="accent5" w:themeFillTint="33"/>
          </w:tcPr>
          <w:p w14:paraId="2C7DE23D" w14:textId="210FD507" w:rsidR="009417EA" w:rsidRPr="00AB5236" w:rsidRDefault="009417EA" w:rsidP="00AB5236">
            <w:pPr>
              <w:jc w:val="both"/>
              <w:rPr>
                <w:color w:val="000099"/>
              </w:rPr>
            </w:pPr>
          </w:p>
        </w:tc>
      </w:tr>
    </w:tbl>
    <w:p w14:paraId="533CC463" w14:textId="77777777" w:rsidR="009417EA" w:rsidRPr="00AB5236" w:rsidRDefault="009417EA" w:rsidP="00AB5236">
      <w:pPr>
        <w:pStyle w:val="TOC"/>
        <w:jc w:val="both"/>
        <w:rPr>
          <w:rFonts w:ascii="Source Sans Pro" w:hAnsi="Source Sans Pro" w:cs="Arial"/>
          <w:color w:val="000099"/>
          <w:sz w:val="24"/>
          <w:szCs w:val="24"/>
        </w:rPr>
      </w:pPr>
    </w:p>
    <w:p w14:paraId="17C51D18" w14:textId="4F7B45DB" w:rsidR="009417EA" w:rsidRPr="00AB5236" w:rsidRDefault="007B3406" w:rsidP="00AB5236">
      <w:pPr>
        <w:pStyle w:val="Heading1"/>
        <w:jc w:val="both"/>
        <w:rPr>
          <w:rFonts w:ascii="Source Sans Pro" w:hAnsi="Source Sans Pro" w:cs="Arial"/>
          <w:sz w:val="28"/>
          <w:szCs w:val="28"/>
        </w:rPr>
      </w:pPr>
      <w:bookmarkStart w:id="5" w:name="_Toc229493948"/>
      <w:r w:rsidRPr="0081733A">
        <w:rPr>
          <w:rFonts w:ascii="Source Sans Pro" w:hAnsi="Source Sans Pro"/>
          <w:color w:val="000099"/>
          <w:sz w:val="25"/>
          <w:szCs w:val="25"/>
        </w:rPr>
        <w:t>Prerequisites</w:t>
      </w:r>
      <w:r w:rsidR="00C72DB2" w:rsidRPr="00AB5236">
        <w:rPr>
          <w:rFonts w:ascii="Source Sans Pro" w:hAnsi="Source Sans Pro" w:cs="Arial"/>
          <w:color w:val="002060"/>
          <w:sz w:val="28"/>
          <w:szCs w:val="28"/>
        </w:rPr>
        <w:t>:</w:t>
      </w:r>
      <w:bookmarkEnd w:id="5"/>
    </w:p>
    <w:p w14:paraId="0D9E9132" w14:textId="774DEDB3" w:rsidR="00730BE6" w:rsidRPr="005B5164" w:rsidRDefault="0082625B" w:rsidP="005B20AC">
      <w:pPr>
        <w:pStyle w:val="ListParagraph"/>
        <w:numPr>
          <w:ilvl w:val="0"/>
          <w:numId w:val="14"/>
        </w:numPr>
        <w:ind w:left="1068"/>
        <w:jc w:val="both"/>
        <w:rPr>
          <w:color w:val="000099"/>
          <w:sz w:val="20"/>
          <w:szCs w:val="20"/>
        </w:rPr>
      </w:pPr>
      <w:r>
        <w:rPr>
          <w:rFonts w:ascii="Source Sans Pro" w:hAnsi="Source Sans Pro"/>
          <w:color w:val="000099"/>
          <w:sz w:val="20"/>
          <w:szCs w:val="20"/>
        </w:rPr>
        <w:t>To have the possibility to integrate the pictures taken by the expert or the garage in NEXT3.</w:t>
      </w:r>
    </w:p>
    <w:p w14:paraId="7A87FADC" w14:textId="1DB0F35A" w:rsidR="005B5164" w:rsidRPr="005B5164" w:rsidRDefault="005B5164" w:rsidP="005B20AC">
      <w:pPr>
        <w:pStyle w:val="ListParagraph"/>
        <w:numPr>
          <w:ilvl w:val="0"/>
          <w:numId w:val="14"/>
        </w:numPr>
        <w:ind w:left="1068"/>
        <w:jc w:val="both"/>
        <w:rPr>
          <w:color w:val="000099"/>
          <w:sz w:val="20"/>
          <w:szCs w:val="20"/>
        </w:rPr>
      </w:pPr>
      <w:r>
        <w:rPr>
          <w:rFonts w:ascii="Source Sans Pro" w:hAnsi="Source Sans Pro"/>
          <w:color w:val="000099"/>
          <w:sz w:val="20"/>
          <w:szCs w:val="20"/>
        </w:rPr>
        <w:t>To have a visibility on fields that will be updated in NEXT3 ex</w:t>
      </w:r>
    </w:p>
    <w:p w14:paraId="4242C97A" w14:textId="72CBF0E7" w:rsidR="005B5164" w:rsidRPr="005B5164" w:rsidRDefault="005B5164" w:rsidP="005B5164">
      <w:pPr>
        <w:pStyle w:val="ListParagraph"/>
        <w:numPr>
          <w:ilvl w:val="0"/>
          <w:numId w:val="32"/>
        </w:numPr>
        <w:jc w:val="both"/>
        <w:rPr>
          <w:color w:val="000099"/>
          <w:sz w:val="20"/>
          <w:szCs w:val="20"/>
        </w:rPr>
      </w:pPr>
      <w:r>
        <w:rPr>
          <w:rFonts w:ascii="Source Sans Pro" w:hAnsi="Source Sans Pro"/>
          <w:color w:val="000099"/>
          <w:sz w:val="20"/>
          <w:szCs w:val="20"/>
        </w:rPr>
        <w:t>Expert Arrived field and date.</w:t>
      </w:r>
    </w:p>
    <w:p w14:paraId="40A2C1E5" w14:textId="140AACD3" w:rsidR="005B5164" w:rsidRDefault="00C34589" w:rsidP="005B5164">
      <w:pPr>
        <w:pStyle w:val="ListParagraph"/>
        <w:numPr>
          <w:ilvl w:val="0"/>
          <w:numId w:val="32"/>
        </w:numPr>
        <w:jc w:val="both"/>
        <w:rPr>
          <w:color w:val="000099"/>
          <w:sz w:val="20"/>
          <w:szCs w:val="20"/>
        </w:rPr>
      </w:pPr>
      <w:r w:rsidRPr="00C34589">
        <w:rPr>
          <w:color w:val="000099"/>
          <w:sz w:val="20"/>
          <w:szCs w:val="20"/>
          <w:lang w:val="fr-FR"/>
        </w:rPr>
        <w:t>The back-office engine triggers the process after a new visa is created in Next3</w:t>
      </w:r>
      <w:r>
        <w:rPr>
          <w:color w:val="000099"/>
          <w:sz w:val="20"/>
          <w:szCs w:val="20"/>
          <w:lang w:val="fr-FR"/>
        </w:rPr>
        <w:t xml:space="preserve"> and expert dispatch </w:t>
      </w:r>
      <w:r w:rsidRPr="00C34589">
        <w:rPr>
          <w:color w:val="000099"/>
          <w:sz w:val="20"/>
          <w:szCs w:val="20"/>
          <w:lang w:val="fr-FR"/>
        </w:rPr>
        <w:t>to the mobile application, which then generates a popup notification on the expert’s mobile app.</w:t>
      </w:r>
    </w:p>
    <w:p w14:paraId="40425C97" w14:textId="7F85BAAF" w:rsidR="005B5164" w:rsidRDefault="005B5164" w:rsidP="005B5164">
      <w:pPr>
        <w:pStyle w:val="ListParagraph"/>
        <w:numPr>
          <w:ilvl w:val="0"/>
          <w:numId w:val="32"/>
        </w:numPr>
        <w:jc w:val="both"/>
        <w:rPr>
          <w:color w:val="000099"/>
          <w:sz w:val="20"/>
          <w:szCs w:val="20"/>
        </w:rPr>
      </w:pPr>
      <w:r>
        <w:rPr>
          <w:color w:val="000099"/>
          <w:sz w:val="20"/>
          <w:szCs w:val="20"/>
        </w:rPr>
        <w:t xml:space="preserve">To extract the data of experts from </w:t>
      </w:r>
      <w:r>
        <w:rPr>
          <w:rFonts w:ascii="Source Sans Pro" w:hAnsi="Source Sans Pro"/>
          <w:color w:val="000099"/>
          <w:sz w:val="20"/>
          <w:szCs w:val="20"/>
        </w:rPr>
        <w:t xml:space="preserve">NEXT3 </w:t>
      </w:r>
      <w:r>
        <w:rPr>
          <w:color w:val="000099"/>
          <w:sz w:val="20"/>
          <w:szCs w:val="20"/>
        </w:rPr>
        <w:t>with their ID and provide this list to application provider</w:t>
      </w:r>
      <w:r w:rsidR="000B7BF8">
        <w:rPr>
          <w:color w:val="000099"/>
          <w:sz w:val="20"/>
          <w:szCs w:val="20"/>
        </w:rPr>
        <w:t xml:space="preserve"> with their phone number, in this case we recommend </w:t>
      </w:r>
      <w:r w:rsidR="00FF1816">
        <w:rPr>
          <w:color w:val="000099"/>
          <w:sz w:val="20"/>
          <w:szCs w:val="20"/>
        </w:rPr>
        <w:t>using</w:t>
      </w:r>
      <w:r w:rsidR="000B7BF8">
        <w:rPr>
          <w:color w:val="000099"/>
          <w:sz w:val="20"/>
          <w:szCs w:val="20"/>
        </w:rPr>
        <w:t xml:space="preserve"> the phone number for login and verification</w:t>
      </w:r>
      <w:r>
        <w:rPr>
          <w:color w:val="000099"/>
          <w:sz w:val="20"/>
          <w:szCs w:val="20"/>
        </w:rPr>
        <w:t>.</w:t>
      </w:r>
    </w:p>
    <w:p w14:paraId="75405273" w14:textId="38857797" w:rsidR="001E5954" w:rsidRDefault="001E5954" w:rsidP="005B5164">
      <w:pPr>
        <w:pStyle w:val="ListParagraph"/>
        <w:numPr>
          <w:ilvl w:val="0"/>
          <w:numId w:val="32"/>
        </w:numPr>
        <w:jc w:val="both"/>
        <w:rPr>
          <w:ins w:id="6" w:author="Michel Samaha" w:date="2026-08-11T08:20:00Z" w16du:dateUtc="2026-08-11T05:20:00Z"/>
          <w:color w:val="000099"/>
          <w:sz w:val="20"/>
          <w:szCs w:val="20"/>
        </w:rPr>
      </w:pPr>
      <w:r>
        <w:rPr>
          <w:color w:val="000099"/>
          <w:sz w:val="20"/>
          <w:szCs w:val="20"/>
        </w:rPr>
        <w:t xml:space="preserve">To identify the directory to upload </w:t>
      </w:r>
      <w:r w:rsidR="004766EA">
        <w:rPr>
          <w:color w:val="000099"/>
          <w:sz w:val="20"/>
          <w:szCs w:val="20"/>
        </w:rPr>
        <w:t>photos</w:t>
      </w:r>
      <w:r>
        <w:rPr>
          <w:color w:val="000099"/>
          <w:sz w:val="20"/>
          <w:szCs w:val="20"/>
        </w:rPr>
        <w:t xml:space="preserve"> and insert records.</w:t>
      </w:r>
    </w:p>
    <w:p w14:paraId="39A3B302" w14:textId="41827030" w:rsidR="001F68E7" w:rsidRPr="001F68E7" w:rsidRDefault="001F68E7" w:rsidP="001F68E7">
      <w:pPr>
        <w:pStyle w:val="ListParagraph"/>
        <w:numPr>
          <w:ilvl w:val="0"/>
          <w:numId w:val="32"/>
        </w:numPr>
        <w:jc w:val="both"/>
        <w:rPr>
          <w:color w:val="000099"/>
          <w:sz w:val="20"/>
          <w:szCs w:val="20"/>
        </w:rPr>
      </w:pPr>
      <w:ins w:id="7" w:author="Michel Samaha" w:date="2026-08-11T08:20:00Z" w16du:dateUtc="2026-08-11T05:20:00Z">
        <w:r w:rsidRPr="001F68E7">
          <w:rPr>
            <w:color w:val="000099"/>
            <w:sz w:val="20"/>
            <w:szCs w:val="20"/>
          </w:rPr>
          <w:t>Mobile app to have the access to visa records and some details.</w:t>
        </w:r>
      </w:ins>
    </w:p>
    <w:p w14:paraId="2C7186EA" w14:textId="77777777" w:rsidR="005B5164" w:rsidRPr="00936C67" w:rsidRDefault="005B5164" w:rsidP="00FF1816">
      <w:pPr>
        <w:pStyle w:val="ListParagraph"/>
        <w:ind w:left="1068"/>
        <w:jc w:val="both"/>
        <w:rPr>
          <w:color w:val="000099"/>
          <w:sz w:val="20"/>
          <w:szCs w:val="20"/>
        </w:rPr>
      </w:pPr>
    </w:p>
    <w:p w14:paraId="6F90CD9C" w14:textId="2857B80A" w:rsidR="009417EA" w:rsidRPr="00AB5236" w:rsidRDefault="0082625B" w:rsidP="00AB5236">
      <w:pPr>
        <w:pStyle w:val="Heading1"/>
        <w:jc w:val="both"/>
        <w:rPr>
          <w:rFonts w:ascii="Source Sans Pro" w:hAnsi="Source Sans Pro" w:cs="Arial"/>
          <w:b w:val="0"/>
          <w:bCs w:val="0"/>
          <w:color w:val="000099"/>
          <w:sz w:val="28"/>
          <w:szCs w:val="28"/>
        </w:rPr>
      </w:pPr>
      <w:bookmarkStart w:id="8" w:name="_Toc229493949"/>
      <w:r>
        <w:rPr>
          <w:rStyle w:val="Heading1Char"/>
          <w:rFonts w:ascii="Source Sans Pro" w:hAnsi="Source Sans Pro"/>
          <w:b/>
          <w:bCs/>
          <w:color w:val="000099"/>
          <w:sz w:val="28"/>
          <w:szCs w:val="28"/>
          <w:lang w:val="en-US"/>
        </w:rPr>
        <w:t>Current Situation</w:t>
      </w:r>
      <w:r w:rsidR="000C2EF4" w:rsidRPr="00AB5236">
        <w:rPr>
          <w:rStyle w:val="Heading1Char"/>
          <w:rFonts w:ascii="Source Sans Pro" w:hAnsi="Source Sans Pro"/>
          <w:b/>
          <w:bCs/>
          <w:color w:val="000099"/>
          <w:sz w:val="28"/>
          <w:szCs w:val="28"/>
          <w:lang w:val="en-US"/>
        </w:rPr>
        <w:t>:</w:t>
      </w:r>
      <w:bookmarkEnd w:id="8"/>
    </w:p>
    <w:p w14:paraId="01308D0D" w14:textId="02E6AD74" w:rsidR="00B425E8" w:rsidRPr="00B425E8" w:rsidRDefault="00B425E8" w:rsidP="00B425E8">
      <w:pPr>
        <w:ind w:firstLine="360"/>
        <w:rPr>
          <w:rFonts w:eastAsia="Calibri" w:cs="Arial"/>
          <w:color w:val="000099"/>
          <w:sz w:val="20"/>
          <w:szCs w:val="20"/>
          <w:lang w:val="en-US"/>
        </w:rPr>
      </w:pPr>
      <w:r w:rsidRPr="00B425E8">
        <w:rPr>
          <w:rFonts w:eastAsia="Calibri" w:cs="Arial"/>
          <w:color w:val="000099"/>
          <w:sz w:val="20"/>
          <w:szCs w:val="20"/>
          <w:lang w:val="en-US"/>
        </w:rPr>
        <w:t>Claims can be initiated in two ways:</w:t>
      </w:r>
    </w:p>
    <w:p w14:paraId="3E9FE7AA" w14:textId="77777777" w:rsidR="00B425E8" w:rsidRPr="00B425E8" w:rsidRDefault="00B425E8" w:rsidP="00B425E8">
      <w:pPr>
        <w:pStyle w:val="ListParagraph"/>
        <w:numPr>
          <w:ilvl w:val="0"/>
          <w:numId w:val="28"/>
        </w:numPr>
        <w:rPr>
          <w:rFonts w:ascii="Source Sans Pro" w:hAnsi="Source Sans Pro"/>
          <w:color w:val="000099"/>
          <w:sz w:val="20"/>
          <w:szCs w:val="20"/>
        </w:rPr>
      </w:pPr>
      <w:r w:rsidRPr="00B425E8">
        <w:rPr>
          <w:rFonts w:ascii="Source Sans Pro" w:hAnsi="Source Sans Pro"/>
          <w:color w:val="000099"/>
          <w:sz w:val="20"/>
          <w:szCs w:val="20"/>
        </w:rPr>
        <w:t>The call center receives a phone call requesting an expert.</w:t>
      </w:r>
    </w:p>
    <w:p w14:paraId="17874A97" w14:textId="77777777" w:rsidR="00B425E8" w:rsidRPr="00B425E8" w:rsidRDefault="00B425E8" w:rsidP="00B425E8">
      <w:pPr>
        <w:pStyle w:val="ListParagraph"/>
        <w:rPr>
          <w:rFonts w:ascii="Source Sans Pro" w:hAnsi="Source Sans Pro"/>
          <w:color w:val="000099"/>
          <w:sz w:val="20"/>
          <w:szCs w:val="20"/>
        </w:rPr>
      </w:pPr>
    </w:p>
    <w:p w14:paraId="695F2821" w14:textId="77777777" w:rsidR="00B425E8" w:rsidRPr="00B425E8" w:rsidRDefault="00B425E8" w:rsidP="00D90D99">
      <w:pPr>
        <w:pStyle w:val="ListParagraph"/>
        <w:numPr>
          <w:ilvl w:val="1"/>
          <w:numId w:val="28"/>
        </w:numPr>
        <w:tabs>
          <w:tab w:val="clear" w:pos="1440"/>
          <w:tab w:val="num" w:pos="1170"/>
        </w:tabs>
        <w:ind w:left="1170" w:hanging="270"/>
        <w:rPr>
          <w:color w:val="000099"/>
          <w:sz w:val="20"/>
          <w:szCs w:val="20"/>
        </w:rPr>
      </w:pPr>
      <w:r w:rsidRPr="00B425E8">
        <w:rPr>
          <w:rFonts w:ascii="Source Sans Pro" w:hAnsi="Source Sans Pro"/>
          <w:color w:val="000099"/>
          <w:sz w:val="20"/>
          <w:szCs w:val="20"/>
        </w:rPr>
        <w:t>The call center opens a visa number on a specific policy and sends an expert to the accident site providing the expert with the visa no.</w:t>
      </w:r>
    </w:p>
    <w:p w14:paraId="47D1AFFC" w14:textId="77777777" w:rsidR="00B425E8" w:rsidRDefault="00B425E8" w:rsidP="00D90D99">
      <w:pPr>
        <w:pStyle w:val="ListParagraph"/>
        <w:numPr>
          <w:ilvl w:val="1"/>
          <w:numId w:val="28"/>
        </w:numPr>
        <w:tabs>
          <w:tab w:val="clear" w:pos="1440"/>
          <w:tab w:val="num" w:pos="1170"/>
        </w:tabs>
        <w:ind w:left="1170" w:hanging="270"/>
        <w:rPr>
          <w:color w:val="000099"/>
          <w:sz w:val="20"/>
          <w:szCs w:val="20"/>
        </w:rPr>
      </w:pPr>
      <w:r w:rsidRPr="00B425E8">
        <w:rPr>
          <w:color w:val="000099"/>
          <w:sz w:val="20"/>
          <w:szCs w:val="20"/>
        </w:rPr>
        <w:t>The expert takes photos during the claim.</w:t>
      </w:r>
    </w:p>
    <w:p w14:paraId="50BFD5AD" w14:textId="77777777" w:rsidR="00B425E8" w:rsidRDefault="00B425E8" w:rsidP="00D90D99">
      <w:pPr>
        <w:pStyle w:val="ListParagraph"/>
        <w:numPr>
          <w:ilvl w:val="1"/>
          <w:numId w:val="28"/>
        </w:numPr>
        <w:tabs>
          <w:tab w:val="clear" w:pos="1440"/>
          <w:tab w:val="num" w:pos="1170"/>
        </w:tabs>
        <w:ind w:left="1170" w:hanging="270"/>
        <w:rPr>
          <w:color w:val="000099"/>
          <w:sz w:val="20"/>
          <w:szCs w:val="20"/>
        </w:rPr>
      </w:pPr>
      <w:r w:rsidRPr="00B425E8">
        <w:rPr>
          <w:color w:val="000099"/>
          <w:sz w:val="20"/>
          <w:szCs w:val="20"/>
        </w:rPr>
        <w:t>To avoid waiting for the report, which takes at least two weeks, the expert sends the photos by email.</w:t>
      </w:r>
    </w:p>
    <w:p w14:paraId="75260D88" w14:textId="77777777" w:rsidR="00B425E8" w:rsidRDefault="00B425E8" w:rsidP="00D90D99">
      <w:pPr>
        <w:pStyle w:val="ListParagraph"/>
        <w:numPr>
          <w:ilvl w:val="1"/>
          <w:numId w:val="28"/>
        </w:numPr>
        <w:tabs>
          <w:tab w:val="clear" w:pos="1440"/>
          <w:tab w:val="num" w:pos="1170"/>
        </w:tabs>
        <w:ind w:left="1170" w:hanging="270"/>
        <w:rPr>
          <w:color w:val="000099"/>
          <w:sz w:val="20"/>
          <w:szCs w:val="20"/>
        </w:rPr>
      </w:pPr>
      <w:r w:rsidRPr="00B425E8">
        <w:rPr>
          <w:color w:val="000099"/>
          <w:sz w:val="20"/>
          <w:szCs w:val="20"/>
        </w:rPr>
        <w:t>Joanna then receives thousands of emails to upload the photos and link them to the visa number mentioned by the expert.</w:t>
      </w:r>
    </w:p>
    <w:p w14:paraId="6FC96954" w14:textId="07225DA8" w:rsidR="00B425E8" w:rsidRDefault="00B425E8" w:rsidP="00D90D99">
      <w:pPr>
        <w:pStyle w:val="ListParagraph"/>
        <w:numPr>
          <w:ilvl w:val="1"/>
          <w:numId w:val="28"/>
        </w:numPr>
        <w:tabs>
          <w:tab w:val="clear" w:pos="1440"/>
          <w:tab w:val="num" w:pos="1170"/>
        </w:tabs>
        <w:ind w:left="1170" w:hanging="270"/>
        <w:rPr>
          <w:color w:val="000099"/>
          <w:sz w:val="20"/>
          <w:szCs w:val="20"/>
        </w:rPr>
      </w:pPr>
      <w:r w:rsidRPr="00B425E8">
        <w:rPr>
          <w:color w:val="000099"/>
          <w:sz w:val="20"/>
          <w:szCs w:val="20"/>
        </w:rPr>
        <w:t xml:space="preserve">At this stage, we face a waiting </w:t>
      </w:r>
      <w:r w:rsidR="008B1DD8">
        <w:rPr>
          <w:color w:val="000099"/>
          <w:sz w:val="20"/>
          <w:szCs w:val="20"/>
        </w:rPr>
        <w:t>period</w:t>
      </w:r>
      <w:r w:rsidRPr="00B425E8">
        <w:rPr>
          <w:color w:val="000099"/>
          <w:sz w:val="20"/>
          <w:szCs w:val="20"/>
        </w:rPr>
        <w:t>, especially when the insured or the third party intervenes to follow up on the claim, while the photos are not yet ready for case analysis and assessment.</w:t>
      </w:r>
    </w:p>
    <w:p w14:paraId="41E74365" w14:textId="77777777" w:rsidR="00B425E8" w:rsidRDefault="00B425E8" w:rsidP="00D90D99">
      <w:pPr>
        <w:pStyle w:val="ListParagraph"/>
        <w:numPr>
          <w:ilvl w:val="1"/>
          <w:numId w:val="28"/>
        </w:numPr>
        <w:tabs>
          <w:tab w:val="clear" w:pos="1440"/>
          <w:tab w:val="num" w:pos="1170"/>
        </w:tabs>
        <w:ind w:left="1170" w:hanging="270"/>
        <w:rPr>
          <w:color w:val="000099"/>
          <w:sz w:val="20"/>
          <w:szCs w:val="20"/>
        </w:rPr>
      </w:pPr>
      <w:r w:rsidRPr="00B425E8">
        <w:rPr>
          <w:color w:val="000099"/>
          <w:sz w:val="20"/>
          <w:szCs w:val="20"/>
        </w:rPr>
        <w:t>Photos must be downloaded and uploaded under the correct visa number.</w:t>
      </w:r>
    </w:p>
    <w:p w14:paraId="01557FE0" w14:textId="77777777" w:rsidR="00B425E8" w:rsidRDefault="00B425E8" w:rsidP="00D90D99">
      <w:pPr>
        <w:pStyle w:val="ListParagraph"/>
        <w:numPr>
          <w:ilvl w:val="1"/>
          <w:numId w:val="28"/>
        </w:numPr>
        <w:tabs>
          <w:tab w:val="clear" w:pos="1440"/>
          <w:tab w:val="num" w:pos="1170"/>
        </w:tabs>
        <w:ind w:left="1170" w:hanging="270"/>
        <w:rPr>
          <w:color w:val="000099"/>
          <w:sz w:val="20"/>
          <w:szCs w:val="20"/>
        </w:rPr>
      </w:pPr>
      <w:r w:rsidRPr="00B425E8">
        <w:rPr>
          <w:color w:val="000099"/>
          <w:sz w:val="20"/>
          <w:szCs w:val="20"/>
        </w:rPr>
        <w:t>Experts’ reports typically take more than two weeks to reach the insurance company. During this period, the claims department is unable to conduct any preliminary assessment or provide timely responses to ensured parties, third parties, or inquiries.</w:t>
      </w:r>
    </w:p>
    <w:p w14:paraId="28B79F17" w14:textId="1D0F9834" w:rsidR="00D90D99" w:rsidRPr="004366B7" w:rsidRDefault="00B425E8" w:rsidP="000C5783">
      <w:pPr>
        <w:pStyle w:val="ListParagraph"/>
        <w:numPr>
          <w:ilvl w:val="1"/>
          <w:numId w:val="28"/>
        </w:numPr>
        <w:tabs>
          <w:tab w:val="clear" w:pos="1440"/>
          <w:tab w:val="num" w:pos="1170"/>
        </w:tabs>
        <w:ind w:left="1170" w:hanging="270"/>
        <w:rPr>
          <w:color w:val="000099"/>
          <w:sz w:val="20"/>
          <w:szCs w:val="20"/>
        </w:rPr>
      </w:pPr>
      <w:r w:rsidRPr="004366B7">
        <w:rPr>
          <w:color w:val="000099"/>
          <w:sz w:val="20"/>
          <w:szCs w:val="20"/>
        </w:rPr>
        <w:lastRenderedPageBreak/>
        <w:t>The report is then downloaded under the same visa number.</w:t>
      </w:r>
    </w:p>
    <w:p w14:paraId="12ACFBD2" w14:textId="77777777" w:rsidR="00D90D99" w:rsidRPr="00B425E8" w:rsidRDefault="00D90D99" w:rsidP="00D90D99">
      <w:pPr>
        <w:pStyle w:val="ListParagraph"/>
        <w:ind w:left="1170"/>
        <w:rPr>
          <w:color w:val="000099"/>
          <w:sz w:val="20"/>
          <w:szCs w:val="20"/>
        </w:rPr>
      </w:pPr>
    </w:p>
    <w:p w14:paraId="2DF0649F" w14:textId="2AFCEDAF" w:rsidR="00D90D99" w:rsidRPr="00D90D99" w:rsidRDefault="00D90D99" w:rsidP="00DA58A1">
      <w:pPr>
        <w:pStyle w:val="ListParagraph"/>
        <w:numPr>
          <w:ilvl w:val="0"/>
          <w:numId w:val="28"/>
        </w:numPr>
        <w:rPr>
          <w:rFonts w:ascii="Source Sans Pro" w:hAnsi="Source Sans Pro"/>
          <w:color w:val="000099"/>
          <w:sz w:val="20"/>
          <w:szCs w:val="20"/>
        </w:rPr>
      </w:pPr>
      <w:r w:rsidRPr="00D90D99">
        <w:rPr>
          <w:rFonts w:ascii="Source Sans Pro" w:hAnsi="Source Sans Pro"/>
          <w:color w:val="000099"/>
          <w:sz w:val="20"/>
          <w:szCs w:val="20"/>
        </w:rPr>
        <w:t>The Insured goes directly to the garage to declare the claim.</w:t>
      </w:r>
    </w:p>
    <w:p w14:paraId="44A8BD06" w14:textId="40D28AD2" w:rsidR="00D90D99" w:rsidRPr="00D90D99" w:rsidRDefault="00D90D99" w:rsidP="00D90D99">
      <w:pPr>
        <w:pStyle w:val="ListParagraph"/>
        <w:numPr>
          <w:ilvl w:val="1"/>
          <w:numId w:val="28"/>
        </w:numPr>
        <w:tabs>
          <w:tab w:val="clear" w:pos="1440"/>
          <w:tab w:val="num" w:pos="1170"/>
        </w:tabs>
        <w:ind w:left="1170" w:hanging="270"/>
        <w:rPr>
          <w:color w:val="000099"/>
          <w:sz w:val="20"/>
          <w:szCs w:val="20"/>
        </w:rPr>
      </w:pPr>
      <w:r w:rsidRPr="00D90D99">
        <w:rPr>
          <w:color w:val="000099"/>
          <w:sz w:val="20"/>
          <w:szCs w:val="20"/>
        </w:rPr>
        <w:t xml:space="preserve">The garage is responsible for photographing the </w:t>
      </w:r>
      <w:r w:rsidR="00702BD8" w:rsidRPr="00D90D99">
        <w:rPr>
          <w:color w:val="000099"/>
          <w:sz w:val="20"/>
          <w:szCs w:val="20"/>
        </w:rPr>
        <w:t>damage</w:t>
      </w:r>
      <w:r w:rsidRPr="00D90D99">
        <w:rPr>
          <w:color w:val="000099"/>
          <w:sz w:val="20"/>
          <w:szCs w:val="20"/>
        </w:rPr>
        <w:t xml:space="preserve"> and forwarding the images to AXA.</w:t>
      </w:r>
    </w:p>
    <w:p w14:paraId="1E726BB8" w14:textId="14912099" w:rsidR="00961C91" w:rsidRPr="00961C91" w:rsidRDefault="00D90D99" w:rsidP="00556AA5">
      <w:pPr>
        <w:pStyle w:val="ListParagraph"/>
        <w:numPr>
          <w:ilvl w:val="1"/>
          <w:numId w:val="28"/>
        </w:numPr>
        <w:tabs>
          <w:tab w:val="clear" w:pos="1440"/>
          <w:tab w:val="num" w:pos="1170"/>
        </w:tabs>
        <w:ind w:left="1170" w:hanging="270"/>
        <w:rPr>
          <w:color w:val="000099"/>
          <w:sz w:val="20"/>
          <w:szCs w:val="20"/>
        </w:rPr>
      </w:pPr>
      <w:r w:rsidRPr="00961C91">
        <w:rPr>
          <w:color w:val="000099"/>
          <w:sz w:val="20"/>
          <w:szCs w:val="20"/>
        </w:rPr>
        <w:t>Upon receiving the email, Joanna creates a visa number, downloads the photos, and uploads them under the newly created visa.</w:t>
      </w:r>
      <w:bookmarkEnd w:id="0"/>
    </w:p>
    <w:p w14:paraId="0A19BF29" w14:textId="505B48E9" w:rsidR="00961C91" w:rsidRDefault="00B51EA6" w:rsidP="00961C91">
      <w:pPr>
        <w:pStyle w:val="Heading1"/>
        <w:jc w:val="both"/>
        <w:rPr>
          <w:rStyle w:val="Heading1Char"/>
          <w:rFonts w:ascii="Source Sans Pro" w:hAnsi="Source Sans Pro"/>
          <w:b/>
          <w:bCs/>
          <w:color w:val="000099"/>
          <w:sz w:val="28"/>
          <w:szCs w:val="28"/>
          <w:lang w:val="en-US"/>
        </w:rPr>
      </w:pPr>
      <w:bookmarkStart w:id="9" w:name="_Toc229493950"/>
      <w:r>
        <w:rPr>
          <w:rStyle w:val="Heading1Char"/>
          <w:rFonts w:ascii="Source Sans Pro" w:hAnsi="Source Sans Pro"/>
          <w:b/>
          <w:bCs/>
          <w:color w:val="000099"/>
          <w:sz w:val="28"/>
          <w:szCs w:val="28"/>
          <w:lang w:val="en-US"/>
        </w:rPr>
        <w:t>Targeted</w:t>
      </w:r>
      <w:r w:rsidR="00961C91">
        <w:rPr>
          <w:rStyle w:val="Heading1Char"/>
          <w:rFonts w:ascii="Source Sans Pro" w:hAnsi="Source Sans Pro"/>
          <w:b/>
          <w:bCs/>
          <w:color w:val="000099"/>
          <w:sz w:val="28"/>
          <w:szCs w:val="28"/>
          <w:lang w:val="en-US"/>
        </w:rPr>
        <w:t xml:space="preserve"> Situation</w:t>
      </w:r>
      <w:r w:rsidR="00961C91" w:rsidRPr="00AB5236">
        <w:rPr>
          <w:rStyle w:val="Heading1Char"/>
          <w:rFonts w:ascii="Source Sans Pro" w:hAnsi="Source Sans Pro"/>
          <w:b/>
          <w:bCs/>
          <w:color w:val="000099"/>
          <w:sz w:val="28"/>
          <w:szCs w:val="28"/>
          <w:lang w:val="en-US"/>
        </w:rPr>
        <w:t>:</w:t>
      </w:r>
      <w:bookmarkEnd w:id="9"/>
    </w:p>
    <w:p w14:paraId="3B5F2363" w14:textId="5B1F362D" w:rsidR="004563C4" w:rsidRDefault="0094416B" w:rsidP="004563C4">
      <w:pPr>
        <w:ind w:left="300"/>
        <w:rPr>
          <w:rFonts w:eastAsia="Calibri" w:cs="Arial"/>
          <w:color w:val="000099"/>
          <w:sz w:val="20"/>
          <w:szCs w:val="20"/>
          <w:lang w:val="en-US"/>
        </w:rPr>
      </w:pPr>
      <w:r w:rsidRPr="0094416B">
        <w:rPr>
          <w:rFonts w:eastAsia="Calibri" w:cs="Arial"/>
          <w:color w:val="000099"/>
          <w:sz w:val="20"/>
          <w:szCs w:val="20"/>
          <w:lang w:val="en-US"/>
        </w:rPr>
        <w:t>We need to have a mobile application that can be installed on mobile or logged in PC</w:t>
      </w:r>
      <w:r w:rsidR="004563C4">
        <w:rPr>
          <w:rFonts w:eastAsia="Calibri" w:cs="Arial"/>
          <w:color w:val="000099"/>
          <w:sz w:val="20"/>
          <w:szCs w:val="20"/>
          <w:lang w:val="en-US"/>
        </w:rPr>
        <w:t xml:space="preserve"> and we need to have under it 4 main profiles (Expert, Garage, Claim officer, Broker). </w:t>
      </w:r>
    </w:p>
    <w:p w14:paraId="7F5B163C" w14:textId="5360E03F" w:rsidR="006C7432" w:rsidRPr="006C7432" w:rsidRDefault="004563C4" w:rsidP="006460B5">
      <w:pPr>
        <w:pStyle w:val="ListParagraph"/>
        <w:numPr>
          <w:ilvl w:val="0"/>
          <w:numId w:val="32"/>
        </w:numPr>
        <w:ind w:left="720"/>
        <w:rPr>
          <w:color w:val="000099"/>
          <w:sz w:val="20"/>
          <w:szCs w:val="20"/>
        </w:rPr>
      </w:pPr>
      <w:r w:rsidRPr="006C7432">
        <w:rPr>
          <w:color w:val="000099"/>
          <w:sz w:val="20"/>
          <w:szCs w:val="20"/>
        </w:rPr>
        <w:t xml:space="preserve">Experts </w:t>
      </w:r>
      <w:r w:rsidR="006C7432" w:rsidRPr="006C7432">
        <w:rPr>
          <w:color w:val="000099"/>
          <w:sz w:val="20"/>
          <w:szCs w:val="20"/>
        </w:rPr>
        <w:t>profile</w:t>
      </w:r>
      <w:r w:rsidRPr="006C7432">
        <w:rPr>
          <w:color w:val="000099"/>
          <w:sz w:val="20"/>
          <w:szCs w:val="20"/>
        </w:rPr>
        <w:t xml:space="preserve"> </w:t>
      </w:r>
      <w:r w:rsidR="006C7432" w:rsidRPr="006C7432">
        <w:rPr>
          <w:color w:val="000099"/>
          <w:sz w:val="20"/>
          <w:szCs w:val="20"/>
        </w:rPr>
        <w:t xml:space="preserve">to </w:t>
      </w:r>
      <w:r w:rsidRPr="006C7432">
        <w:rPr>
          <w:color w:val="000099"/>
          <w:sz w:val="20"/>
          <w:szCs w:val="20"/>
        </w:rPr>
        <w:t xml:space="preserve">be created by application admin and contains the following info Expert </w:t>
      </w:r>
      <w:r w:rsidR="006C7432" w:rsidRPr="006C7432">
        <w:rPr>
          <w:color w:val="000099"/>
          <w:sz w:val="20"/>
          <w:szCs w:val="20"/>
        </w:rPr>
        <w:t>Mobile</w:t>
      </w:r>
      <w:r w:rsidRPr="006C7432">
        <w:rPr>
          <w:color w:val="000099"/>
          <w:sz w:val="20"/>
          <w:szCs w:val="20"/>
        </w:rPr>
        <w:t xml:space="preserve"> no, Expert name, Active/Inactive, Date of inactivation</w:t>
      </w:r>
      <w:r w:rsidR="006C7432" w:rsidRPr="006C7432">
        <w:rPr>
          <w:color w:val="000099"/>
          <w:sz w:val="20"/>
          <w:szCs w:val="20"/>
        </w:rPr>
        <w:t>, NEXT3 ID, Expert email.</w:t>
      </w:r>
    </w:p>
    <w:p w14:paraId="5DAD2BB1" w14:textId="149A1ACB" w:rsidR="006C7432" w:rsidRPr="001F68E7" w:rsidRDefault="006C7432" w:rsidP="001F68E7">
      <w:pPr>
        <w:pStyle w:val="ListParagraph"/>
        <w:numPr>
          <w:ilvl w:val="0"/>
          <w:numId w:val="32"/>
        </w:numPr>
        <w:ind w:left="720"/>
        <w:rPr>
          <w:color w:val="000099"/>
          <w:sz w:val="20"/>
          <w:szCs w:val="20"/>
        </w:rPr>
      </w:pPr>
      <w:r w:rsidRPr="001F68E7">
        <w:rPr>
          <w:color w:val="000099"/>
          <w:sz w:val="20"/>
          <w:szCs w:val="20"/>
        </w:rPr>
        <w:t>Garage profile to be created by application admin and contain Garage contact name, garage phone number, garage mobile number, Garage email, Active/Inactive, Date of inactivation, NEXT3 ID, Address, Opening days and hours info</w:t>
      </w:r>
      <w:ins w:id="10" w:author="Michel Samaha" w:date="2026-08-11T08:22:00Z" w16du:dateUtc="2026-08-11T05:22:00Z">
        <w:r w:rsidR="001F68E7" w:rsidRPr="001F68E7">
          <w:rPr>
            <w:color w:val="000099"/>
            <w:sz w:val="20"/>
            <w:szCs w:val="20"/>
          </w:rPr>
          <w:t>, Claim officer (better to have by default garage linked to claim officer).</w:t>
        </w:r>
      </w:ins>
      <w:del w:id="11" w:author="Michel Samaha" w:date="2026-08-11T08:22:00Z" w16du:dateUtc="2026-08-11T05:22:00Z">
        <w:r w:rsidRPr="001F68E7" w:rsidDel="001F68E7">
          <w:rPr>
            <w:color w:val="000099"/>
            <w:sz w:val="20"/>
            <w:szCs w:val="20"/>
          </w:rPr>
          <w:delText>.</w:delText>
        </w:r>
      </w:del>
    </w:p>
    <w:p w14:paraId="3D05C7D2" w14:textId="2C38EBCB" w:rsidR="006C7432" w:rsidRDefault="006C7432" w:rsidP="004563C4">
      <w:pPr>
        <w:pStyle w:val="ListParagraph"/>
        <w:numPr>
          <w:ilvl w:val="0"/>
          <w:numId w:val="32"/>
        </w:numPr>
        <w:ind w:left="720"/>
        <w:rPr>
          <w:color w:val="000099"/>
          <w:sz w:val="20"/>
          <w:szCs w:val="20"/>
        </w:rPr>
      </w:pPr>
      <w:r>
        <w:rPr>
          <w:color w:val="000099"/>
          <w:sz w:val="20"/>
          <w:szCs w:val="20"/>
        </w:rPr>
        <w:t xml:space="preserve">Claim officer list with the following info NEXT3 user, </w:t>
      </w:r>
      <w:r w:rsidR="00A81146">
        <w:rPr>
          <w:color w:val="000099"/>
          <w:sz w:val="20"/>
          <w:szCs w:val="20"/>
        </w:rPr>
        <w:t>claim</w:t>
      </w:r>
      <w:r>
        <w:rPr>
          <w:color w:val="000099"/>
          <w:sz w:val="20"/>
          <w:szCs w:val="20"/>
        </w:rPr>
        <w:t xml:space="preserve"> officer name, </w:t>
      </w:r>
      <w:r w:rsidR="00A81146">
        <w:rPr>
          <w:color w:val="000099"/>
          <w:sz w:val="20"/>
          <w:szCs w:val="20"/>
        </w:rPr>
        <w:t>claim</w:t>
      </w:r>
      <w:r>
        <w:rPr>
          <w:color w:val="000099"/>
          <w:sz w:val="20"/>
          <w:szCs w:val="20"/>
        </w:rPr>
        <w:t xml:space="preserve"> officer mobile no, Claim officer email</w:t>
      </w:r>
      <w:ins w:id="12" w:author="Michel Samaha" w:date="2026-08-11T08:22:00Z" w16du:dateUtc="2026-08-11T05:22:00Z">
        <w:r w:rsidR="001F68E7">
          <w:rPr>
            <w:color w:val="000099"/>
            <w:sz w:val="20"/>
            <w:szCs w:val="20"/>
          </w:rPr>
          <w:t>, Role (Officer/Manager).</w:t>
        </w:r>
      </w:ins>
      <w:del w:id="13" w:author="Michel Samaha" w:date="2026-08-11T08:22:00Z" w16du:dateUtc="2026-08-11T05:22:00Z">
        <w:r w:rsidDel="001F68E7">
          <w:rPr>
            <w:color w:val="000099"/>
            <w:sz w:val="20"/>
            <w:szCs w:val="20"/>
          </w:rPr>
          <w:delText>.</w:delText>
        </w:r>
      </w:del>
    </w:p>
    <w:p w14:paraId="69732CBD" w14:textId="4CC00000" w:rsidR="006C7432" w:rsidRPr="006C7432" w:rsidRDefault="006C7432" w:rsidP="001F1DFD">
      <w:pPr>
        <w:pStyle w:val="ListParagraph"/>
        <w:numPr>
          <w:ilvl w:val="0"/>
          <w:numId w:val="32"/>
        </w:numPr>
        <w:ind w:left="720"/>
        <w:rPr>
          <w:color w:val="000099"/>
          <w:sz w:val="20"/>
          <w:szCs w:val="20"/>
        </w:rPr>
      </w:pPr>
      <w:r w:rsidRPr="006C7432">
        <w:rPr>
          <w:color w:val="000099"/>
          <w:sz w:val="20"/>
          <w:szCs w:val="20"/>
        </w:rPr>
        <w:t>Broker list</w:t>
      </w:r>
      <w:r w:rsidR="009770CC" w:rsidRPr="009770CC">
        <w:rPr>
          <w:color w:val="000099"/>
          <w:sz w:val="20"/>
          <w:szCs w:val="20"/>
        </w:rPr>
        <w:t xml:space="preserve"> </w:t>
      </w:r>
      <w:r w:rsidR="009770CC">
        <w:rPr>
          <w:color w:val="000099"/>
          <w:sz w:val="20"/>
          <w:szCs w:val="20"/>
        </w:rPr>
        <w:t>with the following info IRIS code, Broker name, Broker mobile phone no, Broker email.</w:t>
      </w:r>
    </w:p>
    <w:p w14:paraId="435E55DE" w14:textId="4457D6AE" w:rsidR="006C7432" w:rsidRDefault="000C7DEF" w:rsidP="006C7432">
      <w:pPr>
        <w:spacing w:after="0"/>
        <w:ind w:firstLine="360"/>
        <w:rPr>
          <w:color w:val="000099"/>
          <w:sz w:val="20"/>
          <w:szCs w:val="20"/>
        </w:rPr>
      </w:pPr>
      <w:r>
        <w:rPr>
          <w:color w:val="000099"/>
          <w:sz w:val="20"/>
          <w:szCs w:val="20"/>
        </w:rPr>
        <w:t xml:space="preserve">** </w:t>
      </w:r>
      <w:r w:rsidR="006C7432">
        <w:rPr>
          <w:color w:val="000099"/>
          <w:sz w:val="20"/>
          <w:szCs w:val="20"/>
        </w:rPr>
        <w:t>O</w:t>
      </w:r>
      <w:r w:rsidR="006C7432" w:rsidRPr="006C7432">
        <w:rPr>
          <w:color w:val="000099"/>
          <w:sz w:val="20"/>
          <w:szCs w:val="20"/>
        </w:rPr>
        <w:t xml:space="preserve">nce </w:t>
      </w:r>
      <w:r w:rsidR="006C7432">
        <w:rPr>
          <w:color w:val="000099"/>
          <w:sz w:val="20"/>
          <w:szCs w:val="20"/>
        </w:rPr>
        <w:t xml:space="preserve">a profile </w:t>
      </w:r>
      <w:r w:rsidR="006C7432" w:rsidRPr="006C7432">
        <w:rPr>
          <w:color w:val="000099"/>
          <w:sz w:val="20"/>
          <w:szCs w:val="20"/>
        </w:rPr>
        <w:t xml:space="preserve">is created an invitation link is to be sent to his </w:t>
      </w:r>
      <w:r w:rsidR="006C7432">
        <w:rPr>
          <w:color w:val="000099"/>
          <w:sz w:val="20"/>
          <w:szCs w:val="20"/>
        </w:rPr>
        <w:t>mobile</w:t>
      </w:r>
      <w:r w:rsidR="006C7432" w:rsidRPr="006C7432">
        <w:rPr>
          <w:color w:val="000099"/>
          <w:sz w:val="20"/>
          <w:szCs w:val="20"/>
        </w:rPr>
        <w:t xml:space="preserve"> no to install the application and </w:t>
      </w:r>
    </w:p>
    <w:p w14:paraId="561EA4D9" w14:textId="342CC1ED" w:rsidR="0094416B" w:rsidRDefault="006C7432" w:rsidP="006C7432">
      <w:pPr>
        <w:spacing w:after="0"/>
        <w:ind w:firstLine="360"/>
        <w:rPr>
          <w:color w:val="000099"/>
          <w:sz w:val="20"/>
          <w:szCs w:val="20"/>
        </w:rPr>
      </w:pPr>
      <w:r>
        <w:rPr>
          <w:color w:val="000099"/>
          <w:sz w:val="20"/>
          <w:szCs w:val="20"/>
        </w:rPr>
        <w:t xml:space="preserve">Complete </w:t>
      </w:r>
      <w:r w:rsidRPr="006C7432">
        <w:rPr>
          <w:color w:val="000099"/>
          <w:sz w:val="20"/>
          <w:szCs w:val="20"/>
        </w:rPr>
        <w:t>registra</w:t>
      </w:r>
      <w:r>
        <w:rPr>
          <w:color w:val="000099"/>
          <w:sz w:val="20"/>
          <w:szCs w:val="20"/>
        </w:rPr>
        <w:t>tion and verification</w:t>
      </w:r>
      <w:r w:rsidRPr="006C7432">
        <w:rPr>
          <w:color w:val="000099"/>
          <w:sz w:val="20"/>
          <w:szCs w:val="20"/>
        </w:rPr>
        <w:t>.</w:t>
      </w:r>
    </w:p>
    <w:p w14:paraId="7E4B2653" w14:textId="4C6FA59C" w:rsidR="000C7DEF" w:rsidRDefault="000C7DEF" w:rsidP="00A64A76">
      <w:pPr>
        <w:spacing w:after="0"/>
        <w:ind w:firstLine="360"/>
        <w:rPr>
          <w:color w:val="000099"/>
          <w:sz w:val="20"/>
          <w:szCs w:val="20"/>
        </w:rPr>
      </w:pPr>
      <w:r>
        <w:rPr>
          <w:color w:val="000099"/>
          <w:sz w:val="20"/>
          <w:szCs w:val="20"/>
        </w:rPr>
        <w:t xml:space="preserve">** </w:t>
      </w:r>
      <w:r w:rsidR="009770CC">
        <w:rPr>
          <w:color w:val="000099"/>
          <w:sz w:val="20"/>
          <w:szCs w:val="20"/>
        </w:rPr>
        <w:t>Abil</w:t>
      </w:r>
      <w:r>
        <w:rPr>
          <w:color w:val="000099"/>
          <w:sz w:val="20"/>
          <w:szCs w:val="20"/>
        </w:rPr>
        <w:t>l</w:t>
      </w:r>
      <w:r w:rsidR="009770CC">
        <w:rPr>
          <w:color w:val="000099"/>
          <w:sz w:val="20"/>
          <w:szCs w:val="20"/>
        </w:rPr>
        <w:t>ity to use in a mobile application or in browser.</w:t>
      </w:r>
    </w:p>
    <w:p w14:paraId="28C6EB28" w14:textId="77777777" w:rsidR="006C7432" w:rsidRPr="0094416B" w:rsidRDefault="006C7432" w:rsidP="006C7432">
      <w:pPr>
        <w:spacing w:after="0"/>
        <w:ind w:firstLine="360"/>
        <w:rPr>
          <w:rFonts w:eastAsia="Calibri" w:cs="Arial"/>
          <w:color w:val="000099"/>
          <w:sz w:val="20"/>
          <w:szCs w:val="20"/>
          <w:lang w:val="en-US"/>
        </w:rPr>
      </w:pPr>
    </w:p>
    <w:p w14:paraId="4A5DBB32" w14:textId="1FFE9B24" w:rsidR="003D3393" w:rsidRDefault="003D3393" w:rsidP="00EB7147">
      <w:pPr>
        <w:tabs>
          <w:tab w:val="left" w:pos="450"/>
        </w:tabs>
        <w:ind w:left="360"/>
        <w:rPr>
          <w:rFonts w:eastAsia="Calibri" w:cs="Arial"/>
          <w:b/>
          <w:bCs/>
          <w:color w:val="000099"/>
          <w:sz w:val="20"/>
          <w:szCs w:val="20"/>
          <w:u w:val="single"/>
          <w:lang w:val="en-US"/>
        </w:rPr>
      </w:pPr>
      <w:r w:rsidRPr="003D3393">
        <w:rPr>
          <w:rFonts w:eastAsia="Calibri" w:cs="Arial"/>
          <w:b/>
          <w:bCs/>
          <w:color w:val="000099"/>
          <w:sz w:val="20"/>
          <w:szCs w:val="20"/>
          <w:u w:val="single"/>
          <w:lang w:val="en-US"/>
        </w:rPr>
        <w:t>In the event of a claim</w:t>
      </w:r>
      <w:r w:rsidR="009F5F4B">
        <w:rPr>
          <w:rFonts w:eastAsia="Calibri" w:cs="Arial"/>
          <w:b/>
          <w:bCs/>
          <w:color w:val="000099"/>
          <w:sz w:val="20"/>
          <w:szCs w:val="20"/>
          <w:u w:val="single"/>
          <w:lang w:val="en-US"/>
        </w:rPr>
        <w:t xml:space="preserve"> (</w:t>
      </w:r>
      <w:r w:rsidR="00B17932">
        <w:rPr>
          <w:rFonts w:eastAsia="Calibri" w:cs="Arial"/>
          <w:b/>
          <w:bCs/>
          <w:color w:val="000099"/>
          <w:sz w:val="20"/>
          <w:szCs w:val="20"/>
          <w:u w:val="single"/>
          <w:lang w:val="en-US"/>
        </w:rPr>
        <w:t xml:space="preserve">Involved </w:t>
      </w:r>
      <w:r w:rsidR="009F5F4B">
        <w:rPr>
          <w:rFonts w:eastAsia="Calibri" w:cs="Arial"/>
          <w:b/>
          <w:bCs/>
          <w:color w:val="000099"/>
          <w:sz w:val="20"/>
          <w:szCs w:val="20"/>
          <w:u w:val="single"/>
          <w:lang w:val="en-US"/>
        </w:rPr>
        <w:t>Expert profile)</w:t>
      </w:r>
    </w:p>
    <w:p w14:paraId="018987A1" w14:textId="24A3A9F2" w:rsidR="00EB7147" w:rsidRDefault="00F00C75" w:rsidP="00EB7147">
      <w:pPr>
        <w:tabs>
          <w:tab w:val="left" w:pos="450"/>
        </w:tabs>
        <w:ind w:left="360"/>
        <w:rPr>
          <w:rFonts w:eastAsia="Calibri" w:cs="Arial"/>
          <w:color w:val="000099"/>
          <w:sz w:val="20"/>
          <w:szCs w:val="20"/>
          <w:lang w:val="en-US"/>
        </w:rPr>
      </w:pPr>
      <w:r>
        <w:rPr>
          <w:rFonts w:eastAsia="Calibri" w:cs="Arial"/>
          <w:color w:val="000099"/>
          <w:sz w:val="20"/>
          <w:szCs w:val="20"/>
          <w:lang w:val="en-US"/>
        </w:rPr>
        <w:t>Development of a mobile application that will be installed on AXA experts network mobile, in which upon having a claim assigned by the call center to an expert</w:t>
      </w:r>
      <w:r w:rsidR="00E57FE6">
        <w:rPr>
          <w:rFonts w:eastAsia="Calibri" w:cs="Arial"/>
          <w:color w:val="000099"/>
          <w:sz w:val="20"/>
          <w:szCs w:val="20"/>
          <w:lang w:val="en-US"/>
        </w:rPr>
        <w:t xml:space="preserve"> in CLAIMS core system (NEXT3)</w:t>
      </w:r>
      <w:r>
        <w:rPr>
          <w:rFonts w:eastAsia="Calibri" w:cs="Arial"/>
          <w:color w:val="000099"/>
          <w:sz w:val="20"/>
          <w:szCs w:val="20"/>
          <w:lang w:val="en-US"/>
        </w:rPr>
        <w:t xml:space="preserve">, a popup message will show on the expert mobile to </w:t>
      </w:r>
      <w:r w:rsidR="00E57FE6">
        <w:rPr>
          <w:rFonts w:eastAsia="Calibri" w:cs="Arial"/>
          <w:color w:val="000099"/>
          <w:sz w:val="20"/>
          <w:szCs w:val="20"/>
          <w:lang w:val="en-US"/>
        </w:rPr>
        <w:t>view</w:t>
      </w:r>
      <w:r>
        <w:rPr>
          <w:rFonts w:eastAsia="Calibri" w:cs="Arial"/>
          <w:color w:val="000099"/>
          <w:sz w:val="20"/>
          <w:szCs w:val="20"/>
          <w:lang w:val="en-US"/>
        </w:rPr>
        <w:t xml:space="preserve"> the claim assigned </w:t>
      </w:r>
      <w:r w:rsidR="00EB7147">
        <w:rPr>
          <w:rFonts w:eastAsia="Calibri" w:cs="Arial"/>
          <w:color w:val="000099"/>
          <w:sz w:val="20"/>
          <w:szCs w:val="20"/>
          <w:lang w:val="en-US"/>
        </w:rPr>
        <w:t xml:space="preserve">and when entering the popup message the application will be launched showing </w:t>
      </w:r>
      <w:r>
        <w:rPr>
          <w:rFonts w:eastAsia="Calibri" w:cs="Arial"/>
          <w:color w:val="000099"/>
          <w:sz w:val="20"/>
          <w:szCs w:val="20"/>
          <w:lang w:val="en-US"/>
        </w:rPr>
        <w:t>the following info Visa no</w:t>
      </w:r>
      <w:r w:rsidR="00E57FE6">
        <w:rPr>
          <w:rFonts w:eastAsia="Calibri" w:cs="Arial"/>
          <w:color w:val="000099"/>
          <w:sz w:val="20"/>
          <w:szCs w:val="20"/>
          <w:lang w:val="en-US"/>
        </w:rPr>
        <w:t>, Policy no</w:t>
      </w:r>
      <w:r>
        <w:rPr>
          <w:rFonts w:eastAsia="Calibri" w:cs="Arial"/>
          <w:color w:val="000099"/>
          <w:sz w:val="20"/>
          <w:szCs w:val="20"/>
          <w:lang w:val="en-US"/>
        </w:rPr>
        <w:t>, Plate no, Insured name</w:t>
      </w:r>
      <w:r w:rsidR="00713127">
        <w:rPr>
          <w:rFonts w:eastAsia="Calibri" w:cs="Arial"/>
          <w:color w:val="000099"/>
          <w:sz w:val="20"/>
          <w:szCs w:val="20"/>
          <w:lang w:val="en-US"/>
        </w:rPr>
        <w:t>, Insured phone no</w:t>
      </w:r>
      <w:r w:rsidR="00EB7147">
        <w:rPr>
          <w:rFonts w:eastAsia="Calibri" w:cs="Arial"/>
          <w:color w:val="000099"/>
          <w:sz w:val="20"/>
          <w:szCs w:val="20"/>
          <w:lang w:val="en-US"/>
        </w:rPr>
        <w:t xml:space="preserve">, Car make and model, </w:t>
      </w:r>
      <w:r w:rsidR="00E57FE6">
        <w:rPr>
          <w:rFonts w:eastAsia="Calibri" w:cs="Arial"/>
          <w:color w:val="000099"/>
          <w:sz w:val="20"/>
          <w:szCs w:val="20"/>
          <w:lang w:val="en-US"/>
        </w:rPr>
        <w:t>City of the accident</w:t>
      </w:r>
      <w:r w:rsidR="00EB7147">
        <w:rPr>
          <w:rFonts w:eastAsia="Calibri" w:cs="Arial"/>
          <w:color w:val="000099"/>
          <w:sz w:val="20"/>
          <w:szCs w:val="20"/>
          <w:lang w:val="en-US"/>
        </w:rPr>
        <w:t>.</w:t>
      </w:r>
    </w:p>
    <w:p w14:paraId="04445F46" w14:textId="77777777" w:rsidR="008A4525" w:rsidRDefault="00EB7147" w:rsidP="008A4525">
      <w:pPr>
        <w:tabs>
          <w:tab w:val="left" w:pos="450"/>
        </w:tabs>
        <w:ind w:left="360"/>
        <w:contextualSpacing/>
        <w:rPr>
          <w:rFonts w:eastAsia="Calibri" w:cs="Arial"/>
          <w:color w:val="000099"/>
          <w:sz w:val="20"/>
          <w:szCs w:val="20"/>
          <w:lang w:val="en-US"/>
        </w:rPr>
      </w:pPr>
      <w:r>
        <w:rPr>
          <w:rFonts w:eastAsia="Calibri" w:cs="Arial"/>
          <w:color w:val="000099"/>
          <w:sz w:val="20"/>
          <w:szCs w:val="20"/>
          <w:lang w:val="en-US"/>
        </w:rPr>
        <w:t>In this screen the expert can</w:t>
      </w:r>
      <w:r w:rsidR="008A4525">
        <w:rPr>
          <w:rFonts w:eastAsia="Calibri" w:cs="Arial"/>
          <w:color w:val="000099"/>
          <w:sz w:val="20"/>
          <w:szCs w:val="20"/>
          <w:lang w:val="en-US"/>
        </w:rPr>
        <w:t xml:space="preserve"> do the following:</w:t>
      </w:r>
    </w:p>
    <w:p w14:paraId="2456DBFF" w14:textId="2FB33B12" w:rsidR="008A4525" w:rsidRDefault="008A4525" w:rsidP="008A4525">
      <w:pPr>
        <w:pStyle w:val="ListParagraph"/>
        <w:numPr>
          <w:ilvl w:val="0"/>
          <w:numId w:val="30"/>
        </w:numPr>
        <w:tabs>
          <w:tab w:val="left" w:pos="450"/>
        </w:tabs>
        <w:rPr>
          <w:color w:val="000099"/>
          <w:sz w:val="20"/>
          <w:szCs w:val="20"/>
        </w:rPr>
      </w:pPr>
      <w:r>
        <w:rPr>
          <w:color w:val="000099"/>
          <w:sz w:val="20"/>
          <w:szCs w:val="20"/>
        </w:rPr>
        <w:t>Click on Arrived button which will update NEXT3 arrival status</w:t>
      </w:r>
      <w:r w:rsidR="00E57FE6">
        <w:rPr>
          <w:color w:val="000099"/>
          <w:sz w:val="20"/>
          <w:szCs w:val="20"/>
        </w:rPr>
        <w:t xml:space="preserve"> (date and time</w:t>
      </w:r>
      <w:r w:rsidR="0026618B">
        <w:rPr>
          <w:color w:val="000099"/>
          <w:sz w:val="20"/>
          <w:szCs w:val="20"/>
        </w:rPr>
        <w:t xml:space="preserve"> and location</w:t>
      </w:r>
      <w:r w:rsidR="00E57FE6">
        <w:rPr>
          <w:color w:val="000099"/>
          <w:sz w:val="20"/>
          <w:szCs w:val="20"/>
        </w:rPr>
        <w:t>)</w:t>
      </w:r>
      <w:r>
        <w:rPr>
          <w:color w:val="000099"/>
          <w:sz w:val="20"/>
          <w:szCs w:val="20"/>
        </w:rPr>
        <w:t>.</w:t>
      </w:r>
    </w:p>
    <w:p w14:paraId="45B90748" w14:textId="127844BD" w:rsidR="0026618B" w:rsidRPr="00771587" w:rsidRDefault="001B27BF" w:rsidP="008643E2">
      <w:pPr>
        <w:pStyle w:val="ListParagraph"/>
        <w:numPr>
          <w:ilvl w:val="0"/>
          <w:numId w:val="30"/>
        </w:numPr>
        <w:tabs>
          <w:tab w:val="left" w:pos="450"/>
        </w:tabs>
        <w:rPr>
          <w:color w:val="000099"/>
          <w:sz w:val="20"/>
          <w:szCs w:val="20"/>
        </w:rPr>
      </w:pPr>
      <w:r w:rsidRPr="001B27BF">
        <w:rPr>
          <w:color w:val="000099"/>
          <w:sz w:val="20"/>
          <w:szCs w:val="20"/>
          <w:lang w:val="fr-FR"/>
        </w:rPr>
        <w:t xml:space="preserve">Record a voice note describing how the claim occurred and </w:t>
      </w:r>
      <w:r w:rsidR="0026618B">
        <w:rPr>
          <w:color w:val="000099"/>
          <w:sz w:val="20"/>
          <w:szCs w:val="20"/>
          <w:lang w:val="fr-FR"/>
        </w:rPr>
        <w:t xml:space="preserve">capture </w:t>
      </w:r>
      <w:r w:rsidRPr="001B27BF">
        <w:rPr>
          <w:color w:val="000099"/>
          <w:sz w:val="20"/>
          <w:szCs w:val="20"/>
          <w:lang w:val="fr-FR"/>
        </w:rPr>
        <w:t xml:space="preserve">photos directly </w:t>
      </w:r>
      <w:r w:rsidR="0026618B">
        <w:rPr>
          <w:color w:val="000099"/>
          <w:sz w:val="20"/>
          <w:szCs w:val="20"/>
          <w:lang w:val="fr-FR"/>
        </w:rPr>
        <w:t xml:space="preserve">from phone </w:t>
      </w:r>
      <w:r w:rsidRPr="001B27BF">
        <w:rPr>
          <w:color w:val="000099"/>
          <w:sz w:val="20"/>
          <w:szCs w:val="20"/>
          <w:lang w:val="fr-FR"/>
        </w:rPr>
        <w:t>to the application. The application should also provide a car body diagram where the expert can mark the accident spot. This marked diagram will be captured as an image and sent to the back office along with the other photos</w:t>
      </w:r>
      <w:r w:rsidR="00771587">
        <w:rPr>
          <w:color w:val="000099"/>
          <w:sz w:val="20"/>
          <w:szCs w:val="20"/>
          <w:lang w:val="fr-FR"/>
        </w:rPr>
        <w:t xml:space="preserve"> and to be saved under Expert documents in NEXT3</w:t>
      </w:r>
      <w:r w:rsidRPr="001B27BF">
        <w:rPr>
          <w:color w:val="000099"/>
          <w:sz w:val="20"/>
          <w:szCs w:val="20"/>
          <w:lang w:val="fr-FR"/>
        </w:rPr>
        <w:t xml:space="preserve">. </w:t>
      </w:r>
    </w:p>
    <w:p w14:paraId="3E916184" w14:textId="77777777" w:rsidR="00771587" w:rsidRPr="0026618B" w:rsidRDefault="00771587" w:rsidP="00771587">
      <w:pPr>
        <w:pStyle w:val="ListParagraph"/>
        <w:tabs>
          <w:tab w:val="left" w:pos="450"/>
        </w:tabs>
        <w:rPr>
          <w:color w:val="000099"/>
          <w:sz w:val="20"/>
          <w:szCs w:val="20"/>
        </w:rPr>
      </w:pPr>
    </w:p>
    <w:p w14:paraId="3BC0C435" w14:textId="44527F5E" w:rsidR="0026618B" w:rsidRDefault="001B27BF" w:rsidP="0026618B">
      <w:pPr>
        <w:pStyle w:val="ListParagraph"/>
        <w:tabs>
          <w:tab w:val="left" w:pos="450"/>
        </w:tabs>
        <w:rPr>
          <w:color w:val="000099"/>
          <w:sz w:val="20"/>
          <w:szCs w:val="20"/>
        </w:rPr>
      </w:pPr>
      <w:r w:rsidRPr="001B27BF">
        <w:rPr>
          <w:color w:val="000099"/>
          <w:sz w:val="20"/>
          <w:szCs w:val="20"/>
          <w:lang w:val="fr-FR"/>
        </w:rPr>
        <w:t xml:space="preserve">Image visibility and voice clarity must be ensured; otherwise, the expert will receive a notification prompting them to retry the </w:t>
      </w:r>
      <w:r w:rsidR="0026618B">
        <w:rPr>
          <w:color w:val="000099"/>
          <w:sz w:val="20"/>
          <w:szCs w:val="20"/>
          <w:lang w:val="fr-FR"/>
        </w:rPr>
        <w:t>photo capturing</w:t>
      </w:r>
      <w:r w:rsidRPr="001B27BF">
        <w:rPr>
          <w:color w:val="000099"/>
          <w:sz w:val="20"/>
          <w:szCs w:val="20"/>
          <w:lang w:val="fr-FR"/>
        </w:rPr>
        <w:t xml:space="preserve"> or voice recording</w:t>
      </w:r>
      <w:r w:rsidR="00771587">
        <w:rPr>
          <w:color w:val="000099"/>
          <w:sz w:val="20"/>
          <w:szCs w:val="20"/>
          <w:lang w:val="fr-FR"/>
        </w:rPr>
        <w:t xml:space="preserve"> (this step is to be added to documents upload and voice recording to all profile steps)</w:t>
      </w:r>
      <w:r w:rsidRPr="001B27BF">
        <w:rPr>
          <w:color w:val="000099"/>
          <w:sz w:val="20"/>
          <w:szCs w:val="20"/>
          <w:lang w:val="fr-FR"/>
        </w:rPr>
        <w:t>.</w:t>
      </w:r>
      <w:r w:rsidR="0026618B">
        <w:rPr>
          <w:color w:val="000099"/>
          <w:sz w:val="20"/>
          <w:szCs w:val="20"/>
        </w:rPr>
        <w:t xml:space="preserve">      </w:t>
      </w:r>
    </w:p>
    <w:p w14:paraId="4457191E" w14:textId="0F62764A" w:rsidR="00EB7147" w:rsidRDefault="006B3BE7" w:rsidP="00EB7147">
      <w:pPr>
        <w:tabs>
          <w:tab w:val="left" w:pos="450"/>
        </w:tabs>
        <w:ind w:left="360"/>
        <w:rPr>
          <w:rFonts w:eastAsia="Calibri" w:cs="Arial"/>
          <w:color w:val="000099"/>
          <w:sz w:val="20"/>
          <w:szCs w:val="20"/>
        </w:rPr>
      </w:pPr>
      <w:r w:rsidRPr="006B3BE7">
        <w:rPr>
          <w:rFonts w:eastAsia="Calibri" w:cs="Arial"/>
          <w:color w:val="000099"/>
          <w:sz w:val="20"/>
          <w:szCs w:val="20"/>
        </w:rPr>
        <w:t>At any time, the expert can reopen the application to view or search for previously assigned claims using either the visa number or the plate number. The expert may also upload additional photos or submit the expert report, which is recommended to be uploaded through the application to ensure direct transfer to NEXT3</w:t>
      </w:r>
      <w:r w:rsidR="00A222D6">
        <w:rPr>
          <w:rFonts w:eastAsia="Calibri" w:cs="Arial"/>
          <w:color w:val="000099"/>
          <w:sz w:val="20"/>
          <w:szCs w:val="20"/>
        </w:rPr>
        <w:t xml:space="preserve"> (no document deletion is allowed)</w:t>
      </w:r>
      <w:r w:rsidRPr="006B3BE7">
        <w:rPr>
          <w:rFonts w:eastAsia="Calibri" w:cs="Arial"/>
          <w:color w:val="000099"/>
          <w:sz w:val="20"/>
          <w:szCs w:val="20"/>
        </w:rPr>
        <w:t>.</w:t>
      </w:r>
    </w:p>
    <w:p w14:paraId="471CE2FB" w14:textId="46A18361" w:rsidR="0026618B" w:rsidRDefault="0026618B" w:rsidP="0026618B">
      <w:pPr>
        <w:tabs>
          <w:tab w:val="left" w:pos="450"/>
        </w:tabs>
        <w:spacing w:after="0" w:line="240" w:lineRule="auto"/>
        <w:ind w:left="360"/>
        <w:rPr>
          <w:rFonts w:eastAsia="Calibri" w:cs="Arial"/>
          <w:color w:val="000099"/>
          <w:sz w:val="20"/>
          <w:szCs w:val="20"/>
        </w:rPr>
      </w:pPr>
      <w:r>
        <w:rPr>
          <w:rFonts w:eastAsia="Calibri" w:cs="Arial"/>
          <w:color w:val="000099"/>
          <w:sz w:val="20"/>
          <w:szCs w:val="20"/>
        </w:rPr>
        <w:t xml:space="preserve">In the application expert entry screen to have </w:t>
      </w:r>
      <w:r w:rsidR="00B0529C">
        <w:rPr>
          <w:rFonts w:eastAsia="Calibri" w:cs="Arial"/>
          <w:color w:val="000099"/>
          <w:sz w:val="20"/>
          <w:szCs w:val="20"/>
        </w:rPr>
        <w:t xml:space="preserve">4 </w:t>
      </w:r>
      <w:r>
        <w:rPr>
          <w:rFonts w:eastAsia="Calibri" w:cs="Arial"/>
          <w:color w:val="000099"/>
          <w:sz w:val="20"/>
          <w:szCs w:val="20"/>
        </w:rPr>
        <w:t xml:space="preserve">types : </w:t>
      </w:r>
    </w:p>
    <w:p w14:paraId="659C953B" w14:textId="2B97AA7C" w:rsidR="0026618B" w:rsidRDefault="00B0529C" w:rsidP="0026618B">
      <w:pPr>
        <w:pStyle w:val="ListParagraph"/>
        <w:numPr>
          <w:ilvl w:val="0"/>
          <w:numId w:val="32"/>
        </w:numPr>
        <w:tabs>
          <w:tab w:val="left" w:pos="450"/>
        </w:tabs>
        <w:spacing w:after="0" w:line="240" w:lineRule="auto"/>
        <w:ind w:left="810" w:hanging="270"/>
        <w:rPr>
          <w:color w:val="000099"/>
          <w:sz w:val="20"/>
          <w:szCs w:val="20"/>
        </w:rPr>
      </w:pPr>
      <w:r>
        <w:rPr>
          <w:color w:val="000099"/>
          <w:sz w:val="20"/>
          <w:szCs w:val="20"/>
        </w:rPr>
        <w:lastRenderedPageBreak/>
        <w:t xml:space="preserve">Insured </w:t>
      </w:r>
      <w:r w:rsidR="0026618B">
        <w:rPr>
          <w:color w:val="000099"/>
          <w:sz w:val="20"/>
          <w:szCs w:val="20"/>
        </w:rPr>
        <w:t>Documents: can be uploaded and captured.</w:t>
      </w:r>
    </w:p>
    <w:p w14:paraId="0D55CD9D" w14:textId="27E06D83" w:rsidR="0026618B" w:rsidRDefault="00B0529C" w:rsidP="0026618B">
      <w:pPr>
        <w:pStyle w:val="ListParagraph"/>
        <w:numPr>
          <w:ilvl w:val="0"/>
          <w:numId w:val="32"/>
        </w:numPr>
        <w:tabs>
          <w:tab w:val="left" w:pos="450"/>
        </w:tabs>
        <w:spacing w:after="0" w:line="240" w:lineRule="auto"/>
        <w:ind w:left="810" w:hanging="270"/>
        <w:rPr>
          <w:color w:val="000099"/>
          <w:sz w:val="20"/>
          <w:szCs w:val="20"/>
        </w:rPr>
      </w:pPr>
      <w:r>
        <w:rPr>
          <w:color w:val="000099"/>
          <w:sz w:val="20"/>
          <w:szCs w:val="20"/>
        </w:rPr>
        <w:t xml:space="preserve">Insured </w:t>
      </w:r>
      <w:r w:rsidR="0026618B">
        <w:rPr>
          <w:color w:val="000099"/>
          <w:sz w:val="20"/>
          <w:szCs w:val="20"/>
        </w:rPr>
        <w:t>Car photo: only can be captured.</w:t>
      </w:r>
    </w:p>
    <w:p w14:paraId="15C18C5A" w14:textId="283B8487" w:rsidR="00B0529C" w:rsidRPr="000C7DEF" w:rsidRDefault="00B0529C" w:rsidP="0030391D">
      <w:pPr>
        <w:pStyle w:val="ListParagraph"/>
        <w:numPr>
          <w:ilvl w:val="0"/>
          <w:numId w:val="32"/>
        </w:numPr>
        <w:tabs>
          <w:tab w:val="left" w:pos="450"/>
        </w:tabs>
        <w:spacing w:after="0" w:line="240" w:lineRule="auto"/>
        <w:ind w:left="810" w:hanging="270"/>
        <w:rPr>
          <w:color w:val="000099"/>
          <w:sz w:val="20"/>
          <w:szCs w:val="20"/>
        </w:rPr>
      </w:pPr>
      <w:r w:rsidRPr="000C7DEF">
        <w:rPr>
          <w:color w:val="000099"/>
          <w:sz w:val="20"/>
          <w:szCs w:val="20"/>
        </w:rPr>
        <w:t>TP Documents</w:t>
      </w:r>
      <w:r w:rsidR="000C7DEF" w:rsidRPr="000C7DEF">
        <w:rPr>
          <w:color w:val="000099"/>
          <w:sz w:val="20"/>
          <w:szCs w:val="20"/>
        </w:rPr>
        <w:t>: can be uploaded and captured.</w:t>
      </w:r>
    </w:p>
    <w:p w14:paraId="38D859C2" w14:textId="2607C2DE" w:rsidR="00B0529C" w:rsidRPr="0026618B" w:rsidRDefault="00B0529C" w:rsidP="0026618B">
      <w:pPr>
        <w:pStyle w:val="ListParagraph"/>
        <w:numPr>
          <w:ilvl w:val="0"/>
          <w:numId w:val="32"/>
        </w:numPr>
        <w:tabs>
          <w:tab w:val="left" w:pos="450"/>
        </w:tabs>
        <w:spacing w:after="0" w:line="240" w:lineRule="auto"/>
        <w:ind w:left="810" w:hanging="270"/>
        <w:rPr>
          <w:color w:val="000099"/>
          <w:sz w:val="20"/>
          <w:szCs w:val="20"/>
        </w:rPr>
      </w:pPr>
      <w:r>
        <w:rPr>
          <w:color w:val="000099"/>
          <w:sz w:val="20"/>
          <w:szCs w:val="20"/>
        </w:rPr>
        <w:t>TP car photo</w:t>
      </w:r>
      <w:r w:rsidR="000C7DEF">
        <w:rPr>
          <w:color w:val="000099"/>
          <w:sz w:val="20"/>
          <w:szCs w:val="20"/>
        </w:rPr>
        <w:t>: only can be captured.</w:t>
      </w:r>
    </w:p>
    <w:p w14:paraId="408FF5EF" w14:textId="77777777" w:rsidR="004754D0" w:rsidRDefault="004754D0" w:rsidP="004754D0">
      <w:pPr>
        <w:tabs>
          <w:tab w:val="left" w:pos="450"/>
        </w:tabs>
        <w:spacing w:after="0"/>
        <w:ind w:left="360"/>
        <w:rPr>
          <w:rFonts w:eastAsia="Calibri" w:cs="Arial"/>
          <w:color w:val="000099"/>
          <w:sz w:val="20"/>
          <w:szCs w:val="20"/>
          <w:lang w:val="en-US"/>
        </w:rPr>
      </w:pPr>
    </w:p>
    <w:p w14:paraId="1FB1A676" w14:textId="612C68EC" w:rsidR="004754D0" w:rsidRDefault="0049667F" w:rsidP="00AA002A">
      <w:pPr>
        <w:tabs>
          <w:tab w:val="left" w:pos="450"/>
        </w:tabs>
        <w:ind w:left="360"/>
        <w:rPr>
          <w:rFonts w:eastAsia="Calibri" w:cs="Arial"/>
          <w:b/>
          <w:bCs/>
          <w:color w:val="000099"/>
          <w:sz w:val="20"/>
          <w:szCs w:val="20"/>
          <w:u w:val="single"/>
          <w:lang w:val="en-US"/>
        </w:rPr>
      </w:pPr>
      <w:r>
        <w:rPr>
          <w:rFonts w:eastAsia="Calibri" w:cs="Arial"/>
          <w:color w:val="000099"/>
          <w:sz w:val="20"/>
          <w:szCs w:val="20"/>
          <w:lang w:val="en-US"/>
        </w:rPr>
        <w:t>Data exchange between app and next3 to be identified later based on feasibility and performance to be immediate or once per day.</w:t>
      </w:r>
    </w:p>
    <w:p w14:paraId="1D4AD8EE" w14:textId="33AB80C1" w:rsidR="00AA002A" w:rsidRDefault="00AA002A" w:rsidP="00AA002A">
      <w:pPr>
        <w:tabs>
          <w:tab w:val="left" w:pos="450"/>
        </w:tabs>
        <w:ind w:left="360"/>
        <w:rPr>
          <w:rFonts w:eastAsia="Calibri" w:cs="Arial"/>
          <w:b/>
          <w:bCs/>
          <w:color w:val="000099"/>
          <w:sz w:val="20"/>
          <w:szCs w:val="20"/>
          <w:u w:val="single"/>
          <w:lang w:val="en-US"/>
        </w:rPr>
      </w:pPr>
      <w:r w:rsidRPr="003D3393">
        <w:rPr>
          <w:rFonts w:eastAsia="Calibri" w:cs="Arial"/>
          <w:b/>
          <w:bCs/>
          <w:color w:val="000099"/>
          <w:sz w:val="20"/>
          <w:szCs w:val="20"/>
          <w:u w:val="single"/>
          <w:lang w:val="en-US"/>
        </w:rPr>
        <w:t xml:space="preserve">In the event of a </w:t>
      </w:r>
      <w:r>
        <w:rPr>
          <w:rFonts w:eastAsia="Calibri" w:cs="Arial"/>
          <w:b/>
          <w:bCs/>
          <w:color w:val="000099"/>
          <w:sz w:val="20"/>
          <w:szCs w:val="20"/>
          <w:u w:val="single"/>
          <w:lang w:val="en-US"/>
        </w:rPr>
        <w:t>survey</w:t>
      </w:r>
      <w:r w:rsidR="009F5F4B">
        <w:rPr>
          <w:rFonts w:eastAsia="Calibri" w:cs="Arial"/>
          <w:b/>
          <w:bCs/>
          <w:color w:val="000099"/>
          <w:sz w:val="20"/>
          <w:szCs w:val="20"/>
          <w:u w:val="single"/>
          <w:lang w:val="en-US"/>
        </w:rPr>
        <w:t xml:space="preserve"> (</w:t>
      </w:r>
      <w:r w:rsidR="00B17932">
        <w:rPr>
          <w:rFonts w:eastAsia="Calibri" w:cs="Arial"/>
          <w:b/>
          <w:bCs/>
          <w:color w:val="000099"/>
          <w:sz w:val="20"/>
          <w:szCs w:val="20"/>
          <w:u w:val="single"/>
          <w:lang w:val="en-US"/>
        </w:rPr>
        <w:t xml:space="preserve">Involved </w:t>
      </w:r>
      <w:r w:rsidR="009F5F4B">
        <w:rPr>
          <w:rFonts w:eastAsia="Calibri" w:cs="Arial"/>
          <w:b/>
          <w:bCs/>
          <w:color w:val="000099"/>
          <w:sz w:val="20"/>
          <w:szCs w:val="20"/>
          <w:u w:val="single"/>
          <w:lang w:val="en-US"/>
        </w:rPr>
        <w:t>Garage profile</w:t>
      </w:r>
      <w:r w:rsidR="00B17932">
        <w:rPr>
          <w:rFonts w:eastAsia="Calibri" w:cs="Arial"/>
          <w:b/>
          <w:bCs/>
          <w:color w:val="000099"/>
          <w:sz w:val="20"/>
          <w:szCs w:val="20"/>
          <w:u w:val="single"/>
          <w:lang w:val="en-US"/>
        </w:rPr>
        <w:t xml:space="preserve"> and Claim officer profile</w:t>
      </w:r>
      <w:r w:rsidR="009F5F4B">
        <w:rPr>
          <w:rFonts w:eastAsia="Calibri" w:cs="Arial"/>
          <w:b/>
          <w:bCs/>
          <w:color w:val="000099"/>
          <w:sz w:val="20"/>
          <w:szCs w:val="20"/>
          <w:u w:val="single"/>
          <w:lang w:val="en-US"/>
        </w:rPr>
        <w:t>)</w:t>
      </w:r>
    </w:p>
    <w:p w14:paraId="766C2F8C" w14:textId="77777777" w:rsidR="001A4068" w:rsidRDefault="001A4068" w:rsidP="005F3497">
      <w:pPr>
        <w:ind w:left="360"/>
        <w:rPr>
          <w:color w:val="000099"/>
          <w:sz w:val="20"/>
          <w:szCs w:val="20"/>
        </w:rPr>
      </w:pPr>
      <w:r w:rsidRPr="001A4068">
        <w:rPr>
          <w:color w:val="000099"/>
          <w:sz w:val="20"/>
          <w:szCs w:val="20"/>
        </w:rPr>
        <w:t xml:space="preserve">After a customer visits a garage within the AXA network, the garage will open the application, select New Claim Declaration, upload the survey and car photos, and then click Submit. </w:t>
      </w:r>
    </w:p>
    <w:p w14:paraId="42D5745E" w14:textId="6987D84E" w:rsidR="001A4068" w:rsidRDefault="001A4068" w:rsidP="005F3497">
      <w:pPr>
        <w:ind w:left="360"/>
        <w:rPr>
          <w:color w:val="000099"/>
          <w:sz w:val="20"/>
          <w:szCs w:val="20"/>
        </w:rPr>
      </w:pPr>
      <w:r w:rsidRPr="001A4068">
        <w:rPr>
          <w:color w:val="000099"/>
          <w:sz w:val="20"/>
          <w:szCs w:val="20"/>
        </w:rPr>
        <w:t xml:space="preserve">A notification will be sent to the claim officer </w:t>
      </w:r>
      <w:ins w:id="14" w:author="Michel Samaha" w:date="2026-08-11T08:24:00Z" w16du:dateUtc="2026-08-11T05:24:00Z">
        <w:r w:rsidR="001F68E7">
          <w:rPr>
            <w:color w:val="000099"/>
            <w:sz w:val="20"/>
            <w:szCs w:val="20"/>
          </w:rPr>
          <w:t>(related garage) and Claims manager</w:t>
        </w:r>
        <w:r w:rsidR="001F68E7" w:rsidRPr="001A4068">
          <w:rPr>
            <w:color w:val="000099"/>
            <w:sz w:val="20"/>
            <w:szCs w:val="20"/>
          </w:rPr>
          <w:t xml:space="preserve"> </w:t>
        </w:r>
      </w:ins>
      <w:r w:rsidRPr="001A4068">
        <w:rPr>
          <w:color w:val="000099"/>
          <w:sz w:val="20"/>
          <w:szCs w:val="20"/>
        </w:rPr>
        <w:t>along with the submitted documents. The claim officer will then open the declaration and search for a visa number extracted from NEXT3, which displays details such as Visa number, Policy number, Plate number, Insured name, Insured phone n</w:t>
      </w:r>
      <w:r>
        <w:rPr>
          <w:color w:val="000099"/>
          <w:sz w:val="20"/>
          <w:szCs w:val="20"/>
        </w:rPr>
        <w:t>a</w:t>
      </w:r>
      <w:r w:rsidRPr="001A4068">
        <w:rPr>
          <w:color w:val="000099"/>
          <w:sz w:val="20"/>
          <w:szCs w:val="20"/>
        </w:rPr>
        <w:t xml:space="preserve">umber, Car make and model, and date of accident. The claim officer will select Approved: Yes/No and adding </w:t>
      </w:r>
      <w:r>
        <w:rPr>
          <w:color w:val="000099"/>
          <w:sz w:val="20"/>
          <w:szCs w:val="20"/>
        </w:rPr>
        <w:t xml:space="preserve">his </w:t>
      </w:r>
      <w:r w:rsidRPr="001A4068">
        <w:rPr>
          <w:color w:val="000099"/>
          <w:sz w:val="20"/>
          <w:szCs w:val="20"/>
        </w:rPr>
        <w:t>comments</w:t>
      </w:r>
      <w:r w:rsidR="00771587">
        <w:rPr>
          <w:color w:val="000099"/>
          <w:sz w:val="20"/>
          <w:szCs w:val="20"/>
        </w:rPr>
        <w:t xml:space="preserve">, once submitted approval and comments is to be </w:t>
      </w:r>
      <w:r w:rsidR="00771587" w:rsidRPr="001B27BF">
        <w:rPr>
          <w:color w:val="000099"/>
          <w:sz w:val="20"/>
          <w:szCs w:val="20"/>
        </w:rPr>
        <w:t>captured as an imag</w:t>
      </w:r>
      <w:r w:rsidR="00771587">
        <w:rPr>
          <w:color w:val="000099"/>
          <w:sz w:val="20"/>
          <w:szCs w:val="20"/>
        </w:rPr>
        <w:t>e and sent to NEXT3 with the declaration documents and saved under Survey folder</w:t>
      </w:r>
      <w:r w:rsidRPr="001A4068">
        <w:rPr>
          <w:color w:val="000099"/>
          <w:sz w:val="20"/>
          <w:szCs w:val="20"/>
        </w:rPr>
        <w:t>.</w:t>
      </w:r>
    </w:p>
    <w:p w14:paraId="7FD85B78" w14:textId="5192F1BE" w:rsidR="005F3497" w:rsidRDefault="005F3497" w:rsidP="005F3497">
      <w:pPr>
        <w:ind w:left="360"/>
        <w:rPr>
          <w:color w:val="000099"/>
          <w:sz w:val="20"/>
          <w:szCs w:val="20"/>
        </w:rPr>
      </w:pPr>
      <w:r>
        <w:rPr>
          <w:color w:val="000099"/>
          <w:sz w:val="20"/>
          <w:szCs w:val="20"/>
        </w:rPr>
        <w:t>NB : in case visa no is not created under core system NEXT3 then claim officer will have to create it and retry to assign in the mobile app</w:t>
      </w:r>
      <w:ins w:id="15" w:author="Michel Samaha" w:date="2026-08-11T08:25:00Z" w16du:dateUtc="2026-08-11T05:25:00Z">
        <w:r w:rsidR="001F68E7">
          <w:rPr>
            <w:color w:val="000099"/>
            <w:sz w:val="20"/>
            <w:szCs w:val="20"/>
          </w:rPr>
          <w:t xml:space="preserve">, claim officer should have the possibility to review his notifications </w:t>
        </w:r>
      </w:ins>
      <w:ins w:id="16" w:author="Michel Samaha" w:date="2026-08-11T08:26:00Z" w16du:dateUtc="2026-08-11T05:26:00Z">
        <w:r w:rsidR="001F68E7">
          <w:rPr>
            <w:color w:val="000099"/>
            <w:sz w:val="20"/>
            <w:szCs w:val="20"/>
          </w:rPr>
          <w:t>and status</w:t>
        </w:r>
      </w:ins>
      <w:ins w:id="17" w:author="Michel Samaha" w:date="2026-08-11T08:25:00Z" w16du:dateUtc="2026-08-11T05:25:00Z">
        <w:r w:rsidR="001F68E7">
          <w:rPr>
            <w:color w:val="000099"/>
            <w:sz w:val="20"/>
            <w:szCs w:val="20"/>
          </w:rPr>
          <w:t xml:space="preserve"> and manager </w:t>
        </w:r>
      </w:ins>
      <w:ins w:id="18" w:author="Michel Samaha" w:date="2026-08-11T08:26:00Z" w16du:dateUtc="2026-08-11T05:26:00Z">
        <w:r w:rsidR="001F68E7">
          <w:rPr>
            <w:color w:val="000099"/>
            <w:sz w:val="20"/>
            <w:szCs w:val="20"/>
          </w:rPr>
          <w:t xml:space="preserve">should be able to </w:t>
        </w:r>
      </w:ins>
      <w:ins w:id="19" w:author="Michel Samaha" w:date="2026-08-11T08:25:00Z" w16du:dateUtc="2026-08-11T05:25:00Z">
        <w:r w:rsidR="001F68E7">
          <w:rPr>
            <w:color w:val="000099"/>
            <w:sz w:val="20"/>
            <w:szCs w:val="20"/>
          </w:rPr>
          <w:t>view all logs</w:t>
        </w:r>
      </w:ins>
      <w:ins w:id="20" w:author="Michel Samaha" w:date="2026-08-11T08:27:00Z" w16du:dateUtc="2026-08-11T05:27:00Z">
        <w:r w:rsidR="000E082F">
          <w:rPr>
            <w:color w:val="000099"/>
            <w:sz w:val="20"/>
            <w:szCs w:val="20"/>
          </w:rPr>
          <w:t xml:space="preserve"> and </w:t>
        </w:r>
        <w:proofErr w:type="spellStart"/>
        <w:r w:rsidR="000E082F">
          <w:rPr>
            <w:color w:val="000099"/>
            <w:sz w:val="20"/>
            <w:szCs w:val="20"/>
          </w:rPr>
          <w:t>even</w:t>
        </w:r>
        <w:proofErr w:type="spellEnd"/>
        <w:r w:rsidR="000E082F">
          <w:rPr>
            <w:color w:val="000099"/>
            <w:sz w:val="20"/>
            <w:szCs w:val="20"/>
          </w:rPr>
          <w:t xml:space="preserve"> claim manager should have the possibility to change from </w:t>
        </w:r>
        <w:proofErr w:type="spellStart"/>
        <w:r w:rsidR="000E082F">
          <w:rPr>
            <w:color w:val="000099"/>
            <w:sz w:val="20"/>
            <w:szCs w:val="20"/>
          </w:rPr>
          <w:t>rejected</w:t>
        </w:r>
        <w:proofErr w:type="spellEnd"/>
        <w:r w:rsidR="000E082F">
          <w:rPr>
            <w:color w:val="000099"/>
            <w:sz w:val="20"/>
            <w:szCs w:val="20"/>
          </w:rPr>
          <w:t xml:space="preserve"> to </w:t>
        </w:r>
        <w:proofErr w:type="spellStart"/>
        <w:r w:rsidR="000E082F">
          <w:rPr>
            <w:color w:val="000099"/>
            <w:sz w:val="20"/>
            <w:szCs w:val="20"/>
          </w:rPr>
          <w:t>approved</w:t>
        </w:r>
      </w:ins>
      <w:proofErr w:type="spellEnd"/>
      <w:del w:id="21" w:author="Michel Samaha" w:date="2026-08-11T08:25:00Z" w16du:dateUtc="2026-08-11T05:25:00Z">
        <w:r w:rsidDel="001F68E7">
          <w:rPr>
            <w:color w:val="000099"/>
            <w:sz w:val="20"/>
            <w:szCs w:val="20"/>
          </w:rPr>
          <w:delText>.</w:delText>
        </w:r>
      </w:del>
    </w:p>
    <w:p w14:paraId="6D0FE5FC" w14:textId="6855BCCD" w:rsidR="005F3497" w:rsidRDefault="00771587" w:rsidP="005F3497">
      <w:pPr>
        <w:ind w:left="360"/>
        <w:rPr>
          <w:color w:val="000099"/>
          <w:sz w:val="20"/>
          <w:szCs w:val="20"/>
        </w:rPr>
      </w:pPr>
      <w:r>
        <w:rPr>
          <w:color w:val="000099"/>
          <w:sz w:val="20"/>
          <w:szCs w:val="20"/>
        </w:rPr>
        <w:t xml:space="preserve">Garage will receive a popup notification after claim officer confirmation or rejection, in case of confirmation the garage will now be able to view the following details </w:t>
      </w:r>
      <w:r w:rsidRPr="001A4068">
        <w:rPr>
          <w:color w:val="000099"/>
          <w:sz w:val="20"/>
          <w:szCs w:val="20"/>
        </w:rPr>
        <w:t>Visa number, Policy number, Plate number, Insured name, Insured phone n</w:t>
      </w:r>
      <w:r>
        <w:rPr>
          <w:color w:val="000099"/>
          <w:sz w:val="20"/>
          <w:szCs w:val="20"/>
        </w:rPr>
        <w:t>a</w:t>
      </w:r>
      <w:r w:rsidRPr="001A4068">
        <w:rPr>
          <w:color w:val="000099"/>
          <w:sz w:val="20"/>
          <w:szCs w:val="20"/>
        </w:rPr>
        <w:t>umber, Car make and model, and date of accident</w:t>
      </w:r>
      <w:r>
        <w:rPr>
          <w:color w:val="000099"/>
          <w:sz w:val="20"/>
          <w:szCs w:val="20"/>
        </w:rPr>
        <w:t>, Claim officer comments</w:t>
      </w:r>
      <w:ins w:id="22" w:author="Michel Samaha" w:date="2026-08-11T08:31:00Z" w16du:dateUtc="2026-08-11T05:31:00Z">
        <w:r w:rsidR="000E082F">
          <w:rPr>
            <w:color w:val="000099"/>
            <w:sz w:val="20"/>
            <w:szCs w:val="20"/>
          </w:rPr>
          <w:t xml:space="preserve"> and the garage to fill the</w:t>
        </w:r>
      </w:ins>
      <w:ins w:id="23" w:author="Michel Samaha" w:date="2026-08-11T08:32:00Z" w16du:dateUtc="2026-08-11T05:32:00Z">
        <w:r w:rsidR="000E082F">
          <w:rPr>
            <w:color w:val="000099"/>
            <w:sz w:val="20"/>
            <w:szCs w:val="20"/>
          </w:rPr>
          <w:t xml:space="preserve"> </w:t>
        </w:r>
      </w:ins>
      <w:proofErr w:type="spellStart"/>
      <w:ins w:id="24" w:author="Michel Samaha" w:date="2026-08-11T08:35:00Z" w16du:dateUtc="2026-08-11T05:35:00Z">
        <w:r w:rsidR="000E082F">
          <w:rPr>
            <w:color w:val="000099"/>
            <w:sz w:val="20"/>
            <w:szCs w:val="20"/>
          </w:rPr>
          <w:t>estimated</w:t>
        </w:r>
        <w:proofErr w:type="spellEnd"/>
        <w:r w:rsidR="000E082F">
          <w:rPr>
            <w:color w:val="000099"/>
            <w:sz w:val="20"/>
            <w:szCs w:val="20"/>
          </w:rPr>
          <w:t xml:space="preserve"> </w:t>
        </w:r>
        <w:proofErr w:type="spellStart"/>
        <w:r w:rsidR="000E082F">
          <w:rPr>
            <w:color w:val="000099"/>
            <w:sz w:val="20"/>
            <w:szCs w:val="20"/>
          </w:rPr>
          <w:t>delivery</w:t>
        </w:r>
        <w:proofErr w:type="spellEnd"/>
        <w:r w:rsidR="000E082F">
          <w:rPr>
            <w:color w:val="000099"/>
            <w:sz w:val="20"/>
            <w:szCs w:val="20"/>
          </w:rPr>
          <w:t xml:space="preserve"> date</w:t>
        </w:r>
      </w:ins>
      <w:r>
        <w:rPr>
          <w:color w:val="000099"/>
          <w:sz w:val="20"/>
          <w:szCs w:val="20"/>
        </w:rPr>
        <w:t>.</w:t>
      </w:r>
      <w:r w:rsidR="005F3497">
        <w:rPr>
          <w:color w:val="000099"/>
          <w:sz w:val="20"/>
          <w:szCs w:val="20"/>
        </w:rPr>
        <w:t xml:space="preserve"> </w:t>
      </w:r>
    </w:p>
    <w:p w14:paraId="58B54B99" w14:textId="721B22E1" w:rsidR="0003204D" w:rsidRDefault="0003204D" w:rsidP="005F3497">
      <w:pPr>
        <w:ind w:left="360"/>
        <w:rPr>
          <w:color w:val="000099"/>
          <w:sz w:val="20"/>
          <w:szCs w:val="20"/>
        </w:rPr>
      </w:pPr>
      <w:r>
        <w:rPr>
          <w:color w:val="000099"/>
          <w:sz w:val="20"/>
          <w:szCs w:val="20"/>
        </w:rPr>
        <w:t xml:space="preserve">After repairs are done Garage </w:t>
      </w:r>
      <w:r w:rsidR="007D7F8E">
        <w:rPr>
          <w:color w:val="000099"/>
          <w:sz w:val="20"/>
          <w:szCs w:val="20"/>
        </w:rPr>
        <w:t>should be able</w:t>
      </w:r>
      <w:r>
        <w:rPr>
          <w:color w:val="000099"/>
          <w:sz w:val="20"/>
          <w:szCs w:val="20"/>
        </w:rPr>
        <w:t xml:space="preserve"> to upload </w:t>
      </w:r>
      <w:r w:rsidR="007D7F8E">
        <w:rPr>
          <w:color w:val="000099"/>
          <w:sz w:val="20"/>
          <w:szCs w:val="20"/>
        </w:rPr>
        <w:t xml:space="preserve">new </w:t>
      </w:r>
      <w:r>
        <w:rPr>
          <w:color w:val="000099"/>
          <w:sz w:val="20"/>
          <w:szCs w:val="20"/>
        </w:rPr>
        <w:t xml:space="preserve">car photos repairs and </w:t>
      </w:r>
      <w:r w:rsidR="007D7F8E">
        <w:rPr>
          <w:color w:val="000099"/>
          <w:sz w:val="20"/>
          <w:szCs w:val="20"/>
        </w:rPr>
        <w:t xml:space="preserve">new </w:t>
      </w:r>
      <w:r>
        <w:rPr>
          <w:color w:val="000099"/>
          <w:sz w:val="20"/>
          <w:szCs w:val="20"/>
        </w:rPr>
        <w:t>documents such like discharge, invoice.</w:t>
      </w:r>
    </w:p>
    <w:p w14:paraId="52E7086F" w14:textId="77777777" w:rsidR="000C7DEF" w:rsidRDefault="000C7DEF" w:rsidP="000C7DEF">
      <w:pPr>
        <w:tabs>
          <w:tab w:val="left" w:pos="450"/>
        </w:tabs>
        <w:spacing w:after="0" w:line="240" w:lineRule="auto"/>
        <w:rPr>
          <w:color w:val="000099"/>
          <w:sz w:val="20"/>
          <w:szCs w:val="20"/>
        </w:rPr>
      </w:pPr>
      <w:r>
        <w:rPr>
          <w:color w:val="000099"/>
          <w:sz w:val="20"/>
          <w:szCs w:val="20"/>
        </w:rPr>
        <w:t xml:space="preserve">        </w:t>
      </w:r>
      <w:r w:rsidR="0003204D" w:rsidRPr="000C7DEF">
        <w:rPr>
          <w:color w:val="000099"/>
          <w:sz w:val="20"/>
          <w:szCs w:val="20"/>
        </w:rPr>
        <w:t>(</w:t>
      </w:r>
      <w:r w:rsidR="004F02A9" w:rsidRPr="000C7DEF">
        <w:rPr>
          <w:color w:val="000099"/>
          <w:sz w:val="20"/>
          <w:szCs w:val="20"/>
        </w:rPr>
        <w:t>D</w:t>
      </w:r>
      <w:r w:rsidR="0003204D" w:rsidRPr="000C7DEF">
        <w:rPr>
          <w:color w:val="000099"/>
          <w:sz w:val="20"/>
          <w:szCs w:val="20"/>
        </w:rPr>
        <w:t>ocuments to be splitted into two categories documents and car photos</w:t>
      </w:r>
      <w:r w:rsidRPr="000C7DEF">
        <w:rPr>
          <w:color w:val="000099"/>
          <w:sz w:val="20"/>
          <w:szCs w:val="20"/>
        </w:rPr>
        <w:t xml:space="preserve"> with the option that </w:t>
      </w:r>
      <w:r>
        <w:rPr>
          <w:color w:val="000099"/>
          <w:sz w:val="20"/>
          <w:szCs w:val="20"/>
        </w:rPr>
        <w:t xml:space="preserve">     </w:t>
      </w:r>
    </w:p>
    <w:p w14:paraId="47CFD166" w14:textId="0447444D" w:rsidR="0003204D" w:rsidRDefault="000C7DEF" w:rsidP="000C7DEF">
      <w:pPr>
        <w:tabs>
          <w:tab w:val="left" w:pos="450"/>
        </w:tabs>
        <w:spacing w:after="0" w:line="240" w:lineRule="auto"/>
        <w:rPr>
          <w:color w:val="000099"/>
          <w:sz w:val="20"/>
          <w:szCs w:val="20"/>
        </w:rPr>
      </w:pPr>
      <w:r>
        <w:rPr>
          <w:color w:val="000099"/>
          <w:sz w:val="20"/>
          <w:szCs w:val="20"/>
        </w:rPr>
        <w:t xml:space="preserve">         d</w:t>
      </w:r>
      <w:r w:rsidRPr="000C7DEF">
        <w:rPr>
          <w:color w:val="000099"/>
          <w:sz w:val="20"/>
          <w:szCs w:val="20"/>
        </w:rPr>
        <w:t>ocuments: can be uploaded and captured</w:t>
      </w:r>
      <w:r>
        <w:rPr>
          <w:color w:val="000099"/>
          <w:sz w:val="20"/>
          <w:szCs w:val="20"/>
        </w:rPr>
        <w:t xml:space="preserve"> and car photo: only can be captured</w:t>
      </w:r>
      <w:r w:rsidR="0003204D" w:rsidRPr="0003204D">
        <w:rPr>
          <w:color w:val="000099"/>
          <w:sz w:val="20"/>
          <w:szCs w:val="20"/>
        </w:rPr>
        <w:t>)</w:t>
      </w:r>
    </w:p>
    <w:p w14:paraId="3F902C8E" w14:textId="77777777" w:rsidR="000C7DEF" w:rsidRDefault="000C7DEF" w:rsidP="000C7DEF">
      <w:pPr>
        <w:tabs>
          <w:tab w:val="left" w:pos="450"/>
        </w:tabs>
        <w:spacing w:after="0" w:line="240" w:lineRule="auto"/>
        <w:rPr>
          <w:color w:val="000099"/>
          <w:sz w:val="20"/>
          <w:szCs w:val="20"/>
        </w:rPr>
      </w:pPr>
    </w:p>
    <w:p w14:paraId="35AF0B4D" w14:textId="77777777" w:rsidR="009770CC" w:rsidRDefault="000C0B03" w:rsidP="005F3497">
      <w:pPr>
        <w:ind w:left="360"/>
        <w:rPr>
          <w:color w:val="000099"/>
          <w:sz w:val="20"/>
          <w:szCs w:val="20"/>
        </w:rPr>
      </w:pPr>
      <w:r w:rsidRPr="003D3393">
        <w:rPr>
          <w:rFonts w:eastAsia="Calibri" w:cs="Arial"/>
          <w:b/>
          <w:bCs/>
          <w:color w:val="000099"/>
          <w:sz w:val="20"/>
          <w:szCs w:val="20"/>
          <w:u w:val="single"/>
          <w:lang w:val="en-US"/>
        </w:rPr>
        <w:t>In the event of a</w:t>
      </w:r>
      <w:r>
        <w:rPr>
          <w:rFonts w:eastAsia="Calibri" w:cs="Arial"/>
          <w:b/>
          <w:bCs/>
          <w:color w:val="000099"/>
          <w:sz w:val="20"/>
          <w:szCs w:val="20"/>
          <w:u w:val="single"/>
          <w:lang w:val="en-US"/>
        </w:rPr>
        <w:t xml:space="preserve"> new policy request </w:t>
      </w:r>
      <w:r w:rsidR="009770CC">
        <w:rPr>
          <w:rFonts w:eastAsia="Calibri" w:cs="Arial"/>
          <w:b/>
          <w:bCs/>
          <w:color w:val="000099"/>
          <w:sz w:val="20"/>
          <w:szCs w:val="20"/>
          <w:u w:val="single"/>
          <w:lang w:val="en-US"/>
        </w:rPr>
        <w:t>(Involved broker profile)</w:t>
      </w:r>
      <w:r w:rsidR="009770CC" w:rsidRPr="009770CC">
        <w:rPr>
          <w:color w:val="000099"/>
          <w:sz w:val="20"/>
          <w:szCs w:val="20"/>
        </w:rPr>
        <w:t xml:space="preserve"> </w:t>
      </w:r>
    </w:p>
    <w:p w14:paraId="76218116" w14:textId="1612746F" w:rsidR="000C0B03" w:rsidRDefault="009770CC" w:rsidP="005F3497">
      <w:pPr>
        <w:ind w:left="360"/>
        <w:rPr>
          <w:color w:val="000099"/>
          <w:sz w:val="20"/>
          <w:szCs w:val="20"/>
        </w:rPr>
      </w:pPr>
      <w:r>
        <w:rPr>
          <w:color w:val="000099"/>
          <w:sz w:val="20"/>
          <w:szCs w:val="20"/>
        </w:rPr>
        <w:t xml:space="preserve">This scope is not related to any of the above, we need to have for broker profile two options </w:t>
      </w:r>
    </w:p>
    <w:p w14:paraId="2F0E3653" w14:textId="20DA6601" w:rsidR="004F02A9" w:rsidRDefault="004F02A9" w:rsidP="005F3497">
      <w:pPr>
        <w:ind w:left="360"/>
        <w:rPr>
          <w:color w:val="000099"/>
          <w:sz w:val="20"/>
          <w:szCs w:val="20"/>
        </w:rPr>
      </w:pPr>
      <w:r>
        <w:rPr>
          <w:color w:val="000099"/>
          <w:sz w:val="20"/>
          <w:szCs w:val="20"/>
          <w:u w:val="single"/>
        </w:rPr>
        <w:t>Option1 :</w:t>
      </w:r>
    </w:p>
    <w:p w14:paraId="3634C5EE" w14:textId="63B709A5" w:rsidR="00A64A76" w:rsidRDefault="004F02A9" w:rsidP="005F3497">
      <w:pPr>
        <w:ind w:left="360"/>
        <w:rPr>
          <w:color w:val="000099"/>
          <w:sz w:val="20"/>
          <w:szCs w:val="20"/>
        </w:rPr>
      </w:pPr>
      <w:r w:rsidRPr="004F02A9">
        <w:rPr>
          <w:color w:val="000099"/>
          <w:sz w:val="20"/>
          <w:szCs w:val="20"/>
        </w:rPr>
        <w:t xml:space="preserve">Enable the creation of a new file with separate text fields to </w:t>
      </w:r>
      <w:r w:rsidR="000C7DEF">
        <w:rPr>
          <w:color w:val="000099"/>
          <w:sz w:val="20"/>
          <w:szCs w:val="20"/>
        </w:rPr>
        <w:t xml:space="preserve">fill </w:t>
      </w:r>
      <w:r w:rsidRPr="004F02A9">
        <w:rPr>
          <w:color w:val="000099"/>
          <w:sz w:val="20"/>
          <w:szCs w:val="20"/>
        </w:rPr>
        <w:t xml:space="preserve"> the following information: </w:t>
      </w:r>
      <w:r w:rsidRPr="004F02A9">
        <w:rPr>
          <w:i/>
          <w:iCs/>
          <w:color w:val="000099"/>
          <w:sz w:val="20"/>
          <w:szCs w:val="20"/>
        </w:rPr>
        <w:t>Insured Name</w:t>
      </w:r>
      <w:r w:rsidRPr="004F02A9">
        <w:rPr>
          <w:color w:val="000099"/>
          <w:sz w:val="20"/>
          <w:szCs w:val="20"/>
        </w:rPr>
        <w:t xml:space="preserve">, </w:t>
      </w:r>
      <w:r w:rsidRPr="004F02A9">
        <w:rPr>
          <w:i/>
          <w:iCs/>
          <w:color w:val="000099"/>
          <w:sz w:val="20"/>
          <w:szCs w:val="20"/>
        </w:rPr>
        <w:t>Type of Insurance</w:t>
      </w:r>
      <w:r w:rsidRPr="004F02A9">
        <w:rPr>
          <w:color w:val="000099"/>
          <w:sz w:val="20"/>
          <w:szCs w:val="20"/>
        </w:rPr>
        <w:t xml:space="preserve"> (selected from a predefined list such as MOTOR ALL RISK, MOTOR TOTAL LOSS, etc.), </w:t>
      </w:r>
      <w:r w:rsidR="00D07733">
        <w:rPr>
          <w:color w:val="000099"/>
          <w:sz w:val="20"/>
          <w:szCs w:val="20"/>
        </w:rPr>
        <w:t xml:space="preserve">, Insured address, Car value, Estimated premium, </w:t>
      </w:r>
      <w:r w:rsidRPr="004F02A9">
        <w:rPr>
          <w:i/>
          <w:iCs/>
          <w:color w:val="000099"/>
          <w:sz w:val="20"/>
          <w:szCs w:val="20"/>
        </w:rPr>
        <w:t>Effective Date</w:t>
      </w:r>
      <w:ins w:id="25" w:author="Michel Samaha" w:date="2026-08-11T08:45:00Z" w16du:dateUtc="2026-08-11T05:45:00Z">
        <w:r w:rsidR="00022701">
          <w:rPr>
            <w:i/>
            <w:iCs/>
            <w:color w:val="000099"/>
            <w:sz w:val="20"/>
            <w:szCs w:val="20"/>
            <w:lang w:val="en-US"/>
          </w:rPr>
          <w:t>, Insured mobile number</w:t>
        </w:r>
      </w:ins>
      <w:r w:rsidRPr="004F02A9">
        <w:rPr>
          <w:color w:val="000099"/>
          <w:sz w:val="20"/>
          <w:szCs w:val="20"/>
        </w:rPr>
        <w:t>. The user should also be able to upload photos and documents, or capture them directly using the mobile camera, with a flag indicating whether the content was uploaded or captured</w:t>
      </w:r>
      <w:r w:rsidR="00A64A76">
        <w:rPr>
          <w:color w:val="000099"/>
          <w:sz w:val="20"/>
          <w:szCs w:val="20"/>
        </w:rPr>
        <w:t xml:space="preserve"> ( we need to have the option </w:t>
      </w:r>
      <w:r w:rsidR="00EA55F5">
        <w:rPr>
          <w:color w:val="000099"/>
          <w:sz w:val="20"/>
          <w:szCs w:val="20"/>
        </w:rPr>
        <w:t xml:space="preserve">to </w:t>
      </w:r>
      <w:r w:rsidR="00A64A76">
        <w:rPr>
          <w:color w:val="000099"/>
          <w:sz w:val="20"/>
          <w:szCs w:val="20"/>
        </w:rPr>
        <w:t>disable the upload in this case if AXA decided not to allow upload)</w:t>
      </w:r>
      <w:r w:rsidRPr="004F02A9">
        <w:rPr>
          <w:color w:val="000099"/>
          <w:sz w:val="20"/>
          <w:szCs w:val="20"/>
        </w:rPr>
        <w:t xml:space="preserve">. </w:t>
      </w:r>
    </w:p>
    <w:p w14:paraId="5AD21107" w14:textId="0B1C32A8" w:rsidR="004F02A9" w:rsidRDefault="004F02A9" w:rsidP="005F3497">
      <w:pPr>
        <w:ind w:left="360"/>
        <w:rPr>
          <w:color w:val="000099"/>
          <w:sz w:val="20"/>
          <w:szCs w:val="20"/>
        </w:rPr>
      </w:pPr>
      <w:r w:rsidRPr="004F02A9">
        <w:rPr>
          <w:color w:val="000099"/>
          <w:sz w:val="20"/>
          <w:szCs w:val="20"/>
        </w:rPr>
        <w:t xml:space="preserve">Once submitted, an </w:t>
      </w:r>
      <w:proofErr w:type="gramStart"/>
      <w:r w:rsidRPr="004F02A9">
        <w:rPr>
          <w:color w:val="000099"/>
          <w:sz w:val="20"/>
          <w:szCs w:val="20"/>
        </w:rPr>
        <w:t>email</w:t>
      </w:r>
      <w:proofErr w:type="gramEnd"/>
      <w:r w:rsidRPr="004F02A9">
        <w:rPr>
          <w:color w:val="000099"/>
          <w:sz w:val="20"/>
          <w:szCs w:val="20"/>
        </w:rPr>
        <w:t xml:space="preserve"> </w:t>
      </w:r>
      <w:r w:rsidR="00BD088C">
        <w:rPr>
          <w:color w:val="000099"/>
          <w:sz w:val="20"/>
          <w:szCs w:val="20"/>
        </w:rPr>
        <w:t xml:space="preserve">will be triggered with all info </w:t>
      </w:r>
      <w:r w:rsidRPr="004F02A9">
        <w:rPr>
          <w:color w:val="000099"/>
          <w:sz w:val="20"/>
          <w:szCs w:val="20"/>
        </w:rPr>
        <w:t xml:space="preserve">to the </w:t>
      </w:r>
      <w:r w:rsidR="00A64A76">
        <w:rPr>
          <w:color w:val="000099"/>
          <w:sz w:val="20"/>
          <w:szCs w:val="20"/>
        </w:rPr>
        <w:t xml:space="preserve">AXA </w:t>
      </w:r>
      <w:r w:rsidRPr="004F02A9">
        <w:rPr>
          <w:color w:val="000099"/>
          <w:sz w:val="20"/>
          <w:szCs w:val="20"/>
        </w:rPr>
        <w:t>recipient identified based on the selected insurance type.</w:t>
      </w:r>
    </w:p>
    <w:p w14:paraId="7088DF60" w14:textId="77777777" w:rsidR="00A64A76" w:rsidRDefault="00A64A76" w:rsidP="005F3497">
      <w:pPr>
        <w:ind w:left="360"/>
        <w:rPr>
          <w:color w:val="000099"/>
          <w:sz w:val="20"/>
          <w:szCs w:val="20"/>
        </w:rPr>
      </w:pPr>
    </w:p>
    <w:p w14:paraId="4E5E988C" w14:textId="77777777" w:rsidR="00A64A76" w:rsidRDefault="00A64A76" w:rsidP="005F3497">
      <w:pPr>
        <w:ind w:left="360"/>
        <w:rPr>
          <w:color w:val="000099"/>
          <w:sz w:val="20"/>
          <w:szCs w:val="20"/>
        </w:rPr>
      </w:pPr>
    </w:p>
    <w:p w14:paraId="51FAD358" w14:textId="77777777" w:rsidR="00A64A76" w:rsidRPr="004F02A9" w:rsidRDefault="00A64A76" w:rsidP="005F3497">
      <w:pPr>
        <w:ind w:left="360"/>
        <w:rPr>
          <w:color w:val="000099"/>
          <w:sz w:val="20"/>
          <w:szCs w:val="20"/>
        </w:rPr>
      </w:pPr>
    </w:p>
    <w:p w14:paraId="5506494C" w14:textId="77777777" w:rsidR="00FC39C1" w:rsidRDefault="004F02A9" w:rsidP="005F3497">
      <w:pPr>
        <w:ind w:left="360"/>
        <w:rPr>
          <w:color w:val="000099"/>
          <w:sz w:val="20"/>
          <w:szCs w:val="20"/>
        </w:rPr>
      </w:pPr>
      <w:r>
        <w:rPr>
          <w:color w:val="000099"/>
          <w:sz w:val="20"/>
          <w:szCs w:val="20"/>
          <w:u w:val="single"/>
        </w:rPr>
        <w:t>Option2 </w:t>
      </w:r>
      <w:r w:rsidRPr="004F02A9">
        <w:rPr>
          <w:color w:val="000099"/>
          <w:sz w:val="20"/>
          <w:szCs w:val="20"/>
        </w:rPr>
        <w:t>:</w:t>
      </w:r>
      <w:r>
        <w:rPr>
          <w:color w:val="000099"/>
          <w:sz w:val="20"/>
          <w:szCs w:val="20"/>
        </w:rPr>
        <w:t xml:space="preserve"> </w:t>
      </w:r>
    </w:p>
    <w:p w14:paraId="424DAEC5" w14:textId="38485DF3" w:rsidR="00A64A76" w:rsidRPr="00A64A76" w:rsidRDefault="00A64A76" w:rsidP="00A64A76">
      <w:pPr>
        <w:ind w:left="360"/>
        <w:rPr>
          <w:color w:val="000099"/>
          <w:sz w:val="20"/>
          <w:szCs w:val="20"/>
          <w:lang w:val="en-US"/>
        </w:rPr>
      </w:pPr>
      <w:r>
        <w:rPr>
          <w:color w:val="000099"/>
          <w:sz w:val="20"/>
          <w:szCs w:val="20"/>
          <w:lang w:val="en-US"/>
        </w:rPr>
        <w:t>Broker to</w:t>
      </w:r>
      <w:ins w:id="26" w:author="Michel Samaha" w:date="2026-08-11T08:44:00Z" w16du:dateUtc="2026-08-11T05:44:00Z">
        <w:r w:rsidR="00022701">
          <w:rPr>
            <w:color w:val="000099"/>
            <w:sz w:val="20"/>
            <w:szCs w:val="20"/>
            <w:lang w:val="en-US"/>
          </w:rPr>
          <w:t xml:space="preserve"> open a new request and fill the follo</w:t>
        </w:r>
      </w:ins>
      <w:ins w:id="27" w:author="Michel Samaha" w:date="2026-08-11T08:45:00Z" w16du:dateUtc="2026-08-11T05:45:00Z">
        <w:r w:rsidR="00022701">
          <w:rPr>
            <w:color w:val="000099"/>
            <w:sz w:val="20"/>
            <w:szCs w:val="20"/>
            <w:lang w:val="en-US"/>
          </w:rPr>
          <w:t xml:space="preserve">wing </w:t>
        </w:r>
        <w:r w:rsidR="00022701" w:rsidRPr="00A64A76">
          <w:rPr>
            <w:i/>
            <w:iCs/>
            <w:color w:val="000099"/>
            <w:sz w:val="20"/>
            <w:szCs w:val="20"/>
            <w:lang w:val="en-US"/>
          </w:rPr>
          <w:t>Insured Name</w:t>
        </w:r>
        <w:r w:rsidR="00022701" w:rsidRPr="00A64A76">
          <w:rPr>
            <w:color w:val="000099"/>
            <w:sz w:val="20"/>
            <w:szCs w:val="20"/>
            <w:lang w:val="en-US"/>
          </w:rPr>
          <w:t xml:space="preserve">, </w:t>
        </w:r>
        <w:r w:rsidR="00022701" w:rsidRPr="00A64A76">
          <w:rPr>
            <w:i/>
            <w:iCs/>
            <w:color w:val="000099"/>
            <w:sz w:val="20"/>
            <w:szCs w:val="20"/>
            <w:lang w:val="en-US"/>
          </w:rPr>
          <w:t>Type of Insurance</w:t>
        </w:r>
        <w:r w:rsidR="00022701" w:rsidRPr="00A64A76">
          <w:rPr>
            <w:color w:val="000099"/>
            <w:sz w:val="20"/>
            <w:szCs w:val="20"/>
            <w:lang w:val="en-US"/>
          </w:rPr>
          <w:t xml:space="preserve"> (selected from a predefined list such as MOTOR ALL RISK, MOTOR TOTAL LOSS, etc.), </w:t>
        </w:r>
        <w:r w:rsidR="00022701">
          <w:rPr>
            <w:color w:val="000099"/>
            <w:sz w:val="20"/>
            <w:szCs w:val="20"/>
          </w:rPr>
          <w:t xml:space="preserve">Insured address, Car value, Estimated premium, </w:t>
        </w:r>
        <w:r w:rsidR="00022701" w:rsidRPr="00A64A76">
          <w:rPr>
            <w:i/>
            <w:iCs/>
            <w:color w:val="000099"/>
            <w:sz w:val="20"/>
            <w:szCs w:val="20"/>
            <w:lang w:val="en-US"/>
          </w:rPr>
          <w:t>Effective Date</w:t>
        </w:r>
        <w:r w:rsidR="00022701">
          <w:rPr>
            <w:i/>
            <w:iCs/>
            <w:color w:val="000099"/>
            <w:sz w:val="20"/>
            <w:szCs w:val="20"/>
            <w:lang w:val="en-US"/>
          </w:rPr>
          <w:t xml:space="preserve">, Insured mobile number and the broker can </w:t>
        </w:r>
      </w:ins>
      <w:del w:id="28" w:author="Michel Samaha" w:date="2026-08-11T08:45:00Z" w16du:dateUtc="2026-08-11T05:45:00Z">
        <w:r w:rsidDel="00022701">
          <w:rPr>
            <w:color w:val="000099"/>
            <w:sz w:val="20"/>
            <w:szCs w:val="20"/>
            <w:lang w:val="en-US"/>
          </w:rPr>
          <w:delText xml:space="preserve"> </w:delText>
        </w:r>
      </w:del>
      <w:ins w:id="29" w:author="Michel Samaha" w:date="2026-08-11T08:45:00Z" w16du:dateUtc="2026-08-11T05:45:00Z">
        <w:r w:rsidR="00022701">
          <w:rPr>
            <w:color w:val="000099"/>
            <w:sz w:val="20"/>
            <w:szCs w:val="20"/>
            <w:lang w:val="en-US"/>
          </w:rPr>
          <w:t xml:space="preserve">click </w:t>
        </w:r>
      </w:ins>
      <w:ins w:id="30" w:author="Michel Samaha" w:date="2026-08-11T08:46:00Z" w16du:dateUtc="2026-08-11T05:46:00Z">
        <w:r w:rsidR="00022701">
          <w:rPr>
            <w:color w:val="000099"/>
            <w:sz w:val="20"/>
            <w:szCs w:val="20"/>
            <w:lang w:val="en-US"/>
          </w:rPr>
          <w:t xml:space="preserve">ask from client which will </w:t>
        </w:r>
      </w:ins>
      <w:del w:id="31" w:author="Michel Samaha" w:date="2026-08-11T08:46:00Z" w16du:dateUtc="2026-08-11T05:46:00Z">
        <w:r w:rsidRPr="00A64A76" w:rsidDel="00022701">
          <w:rPr>
            <w:color w:val="000099"/>
            <w:sz w:val="20"/>
            <w:szCs w:val="20"/>
            <w:lang w:val="en-US"/>
          </w:rPr>
          <w:delText>S</w:delText>
        </w:r>
      </w:del>
      <w:ins w:id="32" w:author="Michel Samaha" w:date="2026-08-11T08:46:00Z" w16du:dateUtc="2026-08-11T05:46:00Z">
        <w:r w:rsidR="00022701">
          <w:rPr>
            <w:color w:val="000099"/>
            <w:sz w:val="20"/>
            <w:szCs w:val="20"/>
            <w:lang w:val="en-US"/>
          </w:rPr>
          <w:t>s</w:t>
        </w:r>
      </w:ins>
      <w:r w:rsidRPr="00A64A76">
        <w:rPr>
          <w:color w:val="000099"/>
          <w:sz w:val="20"/>
          <w:szCs w:val="20"/>
          <w:lang w:val="en-US"/>
        </w:rPr>
        <w:t xml:space="preserve">end a link to </w:t>
      </w:r>
      <w:del w:id="33" w:author="Michel Samaha" w:date="2026-08-11T08:47:00Z" w16du:dateUtc="2026-08-11T05:47:00Z">
        <w:r w:rsidRPr="00A64A76" w:rsidDel="00022701">
          <w:rPr>
            <w:color w:val="000099"/>
            <w:sz w:val="20"/>
            <w:szCs w:val="20"/>
            <w:lang w:val="en-US"/>
          </w:rPr>
          <w:delText xml:space="preserve">a </w:delText>
        </w:r>
      </w:del>
      <w:del w:id="34" w:author="Michel Samaha" w:date="2026-08-11T08:41:00Z" w16du:dateUtc="2026-08-11T05:41:00Z">
        <w:r w:rsidRPr="00A64A76" w:rsidDel="00022701">
          <w:rPr>
            <w:color w:val="000099"/>
            <w:sz w:val="20"/>
            <w:szCs w:val="20"/>
            <w:lang w:val="en-US"/>
          </w:rPr>
          <w:delText xml:space="preserve">designated </w:delText>
        </w:r>
      </w:del>
      <w:r>
        <w:rPr>
          <w:color w:val="000099"/>
          <w:sz w:val="20"/>
          <w:szCs w:val="20"/>
          <w:lang w:val="en-US"/>
        </w:rPr>
        <w:t xml:space="preserve">client </w:t>
      </w:r>
      <w:r w:rsidRPr="00A64A76">
        <w:rPr>
          <w:color w:val="000099"/>
          <w:sz w:val="20"/>
          <w:szCs w:val="20"/>
          <w:lang w:val="en-US"/>
        </w:rPr>
        <w:t>mobile number</w:t>
      </w:r>
      <w:ins w:id="35" w:author="Michel Samaha" w:date="2026-08-11T08:42:00Z" w16du:dateUtc="2026-08-11T05:42:00Z">
        <w:r w:rsidR="00022701">
          <w:rPr>
            <w:color w:val="000099"/>
            <w:sz w:val="20"/>
            <w:szCs w:val="20"/>
            <w:lang w:val="en-US"/>
          </w:rPr>
          <w:t xml:space="preserve"> </w:t>
        </w:r>
      </w:ins>
      <w:r w:rsidRPr="00A64A76">
        <w:rPr>
          <w:color w:val="000099"/>
          <w:sz w:val="20"/>
          <w:szCs w:val="20"/>
          <w:lang w:val="en-US"/>
        </w:rPr>
        <w:t xml:space="preserve">, prompting them </w:t>
      </w:r>
      <w:del w:id="36" w:author="Michel Samaha" w:date="2026-08-11T08:47:00Z" w16du:dateUtc="2026-08-11T05:47:00Z">
        <w:r w:rsidRPr="00A64A76" w:rsidDel="00022701">
          <w:rPr>
            <w:color w:val="000099"/>
            <w:sz w:val="20"/>
            <w:szCs w:val="20"/>
            <w:lang w:val="en-US"/>
          </w:rPr>
          <w:delText xml:space="preserve">to complete the required information in separate fields: </w:delText>
        </w:r>
        <w:r w:rsidRPr="00A64A76" w:rsidDel="00022701">
          <w:rPr>
            <w:i/>
            <w:iCs/>
            <w:color w:val="000099"/>
            <w:sz w:val="20"/>
            <w:szCs w:val="20"/>
            <w:lang w:val="en-US"/>
          </w:rPr>
          <w:delText>Insured Name</w:delText>
        </w:r>
        <w:r w:rsidRPr="00A64A76" w:rsidDel="00022701">
          <w:rPr>
            <w:color w:val="000099"/>
            <w:sz w:val="20"/>
            <w:szCs w:val="20"/>
            <w:lang w:val="en-US"/>
          </w:rPr>
          <w:delText xml:space="preserve">, </w:delText>
        </w:r>
        <w:r w:rsidRPr="00A64A76" w:rsidDel="00022701">
          <w:rPr>
            <w:i/>
            <w:iCs/>
            <w:color w:val="000099"/>
            <w:sz w:val="20"/>
            <w:szCs w:val="20"/>
            <w:lang w:val="en-US"/>
          </w:rPr>
          <w:delText>Type of Insurance</w:delText>
        </w:r>
        <w:r w:rsidRPr="00A64A76" w:rsidDel="00022701">
          <w:rPr>
            <w:color w:val="000099"/>
            <w:sz w:val="20"/>
            <w:szCs w:val="20"/>
            <w:lang w:val="en-US"/>
          </w:rPr>
          <w:delText xml:space="preserve"> (selected from a predefined list such as MOTOR ALL RISK, MOTOR TOTAL LOSS, etc.), </w:delText>
        </w:r>
        <w:r w:rsidR="00D07733" w:rsidDel="00022701">
          <w:rPr>
            <w:color w:val="000099"/>
            <w:sz w:val="20"/>
            <w:szCs w:val="20"/>
          </w:rPr>
          <w:delText xml:space="preserve">Insured address, Car value, Estimated premium, </w:delText>
        </w:r>
        <w:r w:rsidRPr="00A64A76" w:rsidDel="00022701">
          <w:rPr>
            <w:i/>
            <w:iCs/>
            <w:color w:val="000099"/>
            <w:sz w:val="20"/>
            <w:szCs w:val="20"/>
            <w:lang w:val="en-US"/>
          </w:rPr>
          <w:delText>Effective Date</w:delText>
        </w:r>
        <w:r w:rsidRPr="00A64A76" w:rsidDel="00022701">
          <w:rPr>
            <w:color w:val="000099"/>
            <w:sz w:val="20"/>
            <w:szCs w:val="20"/>
            <w:lang w:val="en-US"/>
          </w:rPr>
          <w:delText xml:space="preserve">. The client will be asked </w:delText>
        </w:r>
      </w:del>
      <w:r w:rsidRPr="00A64A76">
        <w:rPr>
          <w:color w:val="000099"/>
          <w:sz w:val="20"/>
          <w:szCs w:val="20"/>
          <w:lang w:val="en-US"/>
        </w:rPr>
        <w:t xml:space="preserve">to upload supporting documents (e.g., identity card, car papers) and capture clear photos of the car from all four sides and the roof. While capturing, the client must select the corresponding car side, </w:t>
      </w:r>
      <w:r w:rsidR="00D07733" w:rsidRPr="00A64A76">
        <w:rPr>
          <w:color w:val="000099"/>
          <w:sz w:val="20"/>
          <w:szCs w:val="20"/>
          <w:lang w:val="en-US"/>
        </w:rPr>
        <w:t>like</w:t>
      </w:r>
      <w:r w:rsidRPr="00A64A76">
        <w:rPr>
          <w:color w:val="000099"/>
          <w:sz w:val="20"/>
          <w:szCs w:val="20"/>
          <w:lang w:val="en-US"/>
        </w:rPr>
        <w:t xml:space="preserve"> the car body diagram used by experts, and ensure the photo is clear; if not, the system will request a retry. </w:t>
      </w:r>
      <w:r w:rsidRPr="00A64A76">
        <w:rPr>
          <w:b/>
          <w:bCs/>
          <w:color w:val="000099"/>
          <w:sz w:val="20"/>
          <w:szCs w:val="20"/>
          <w:lang w:val="en-US"/>
        </w:rPr>
        <w:t>Car photos are mandatory.</w:t>
      </w:r>
    </w:p>
    <w:p w14:paraId="393686CC" w14:textId="55F6927B" w:rsidR="00A64A76" w:rsidRPr="00A64A76" w:rsidRDefault="00A64A76" w:rsidP="00A64A76">
      <w:pPr>
        <w:ind w:left="360"/>
        <w:rPr>
          <w:color w:val="000099"/>
          <w:sz w:val="20"/>
          <w:szCs w:val="20"/>
          <w:lang w:val="en-US"/>
        </w:rPr>
      </w:pPr>
      <w:r w:rsidRPr="00A64A76">
        <w:rPr>
          <w:color w:val="000099"/>
          <w:sz w:val="20"/>
          <w:szCs w:val="20"/>
          <w:lang w:val="en-US"/>
        </w:rPr>
        <w:t xml:space="preserve">Once all required documents and photos are uploaded, the client clicks </w:t>
      </w:r>
      <w:r w:rsidRPr="00A64A76">
        <w:rPr>
          <w:b/>
          <w:bCs/>
          <w:color w:val="000099"/>
          <w:sz w:val="20"/>
          <w:szCs w:val="20"/>
          <w:lang w:val="en-US"/>
        </w:rPr>
        <w:t>Submit</w:t>
      </w:r>
      <w:r w:rsidRPr="00A64A76">
        <w:rPr>
          <w:color w:val="000099"/>
          <w:sz w:val="20"/>
          <w:szCs w:val="20"/>
          <w:lang w:val="en-US"/>
        </w:rPr>
        <w:t xml:space="preserve">, and the file will appear in the broker’s profile marked as ready to send. The broker can then open the file, review its contents, and press </w:t>
      </w:r>
      <w:r w:rsidRPr="00A64A76">
        <w:rPr>
          <w:b/>
          <w:bCs/>
          <w:color w:val="000099"/>
          <w:sz w:val="20"/>
          <w:szCs w:val="20"/>
          <w:lang w:val="en-US"/>
        </w:rPr>
        <w:t>Send Email</w:t>
      </w:r>
      <w:r w:rsidRPr="00A64A76">
        <w:rPr>
          <w:color w:val="000099"/>
          <w:sz w:val="20"/>
          <w:szCs w:val="20"/>
          <w:lang w:val="en-US"/>
        </w:rPr>
        <w:t xml:space="preserve">, which will trigger an email containing all the information to </w:t>
      </w:r>
      <w:r>
        <w:rPr>
          <w:color w:val="000099"/>
          <w:sz w:val="20"/>
          <w:szCs w:val="20"/>
          <w:lang w:val="en-US"/>
        </w:rPr>
        <w:t>AXA</w:t>
      </w:r>
      <w:r w:rsidRPr="00A64A76">
        <w:rPr>
          <w:color w:val="000099"/>
          <w:sz w:val="20"/>
          <w:szCs w:val="20"/>
          <w:lang w:val="en-US"/>
        </w:rPr>
        <w:t xml:space="preserve"> recipient identified based on the selected insurance type.</w:t>
      </w:r>
    </w:p>
    <w:p w14:paraId="1F8CD00E" w14:textId="77777777" w:rsidR="00A64A76" w:rsidRDefault="00A64A76" w:rsidP="005F3497">
      <w:pPr>
        <w:ind w:left="360"/>
        <w:rPr>
          <w:color w:val="000099"/>
          <w:sz w:val="20"/>
          <w:szCs w:val="20"/>
        </w:rPr>
      </w:pPr>
    </w:p>
    <w:p w14:paraId="3D7F076D" w14:textId="3BDFDA63" w:rsidR="0003204D" w:rsidRDefault="0003204D" w:rsidP="0003204D">
      <w:pPr>
        <w:rPr>
          <w:rFonts w:eastAsia="Calibri" w:cs="Arial"/>
          <w:color w:val="000099"/>
          <w:sz w:val="20"/>
          <w:szCs w:val="20"/>
          <w:u w:val="single"/>
          <w:lang w:val="en-US"/>
        </w:rPr>
      </w:pPr>
      <w:r>
        <w:rPr>
          <w:color w:val="000099"/>
          <w:sz w:val="20"/>
          <w:szCs w:val="20"/>
        </w:rPr>
        <w:t xml:space="preserve">  </w:t>
      </w:r>
    </w:p>
    <w:p w14:paraId="1D75A3D7" w14:textId="75AF4E20" w:rsidR="00DB371C" w:rsidRDefault="00771587" w:rsidP="00FF1816">
      <w:pPr>
        <w:ind w:left="360"/>
        <w:rPr>
          <w:rFonts w:eastAsia="Calibri" w:cs="Arial"/>
          <w:color w:val="000099"/>
          <w:sz w:val="20"/>
          <w:szCs w:val="20"/>
        </w:rPr>
      </w:pPr>
      <w:r>
        <w:rPr>
          <w:rFonts w:eastAsia="Calibri" w:cs="Arial"/>
          <w:color w:val="000099"/>
          <w:sz w:val="20"/>
          <w:szCs w:val="20"/>
          <w:u w:val="single"/>
          <w:lang w:val="en-US"/>
        </w:rPr>
        <w:t xml:space="preserve"> </w:t>
      </w:r>
    </w:p>
    <w:p w14:paraId="6DB7C4DE" w14:textId="3CC05362" w:rsidR="00A81146" w:rsidRPr="00A81146" w:rsidRDefault="000C0B03" w:rsidP="00A81146">
      <w:pPr>
        <w:ind w:left="360"/>
        <w:rPr>
          <w:color w:val="000099"/>
          <w:sz w:val="20"/>
          <w:szCs w:val="20"/>
          <w:lang w:val="en-US"/>
        </w:rPr>
      </w:pPr>
      <w:r>
        <w:rPr>
          <w:noProof/>
          <w:color w:val="000099"/>
          <w:sz w:val="20"/>
          <w:szCs w:val="20"/>
          <w:lang w:val="en-US"/>
        </w:rPr>
        <w:lastRenderedPageBreak/>
        <w:drawing>
          <wp:inline distT="0" distB="0" distL="0" distR="0" wp14:anchorId="4FEEA726" wp14:editId="571E3411">
            <wp:extent cx="5629910" cy="7731125"/>
            <wp:effectExtent l="0" t="0" r="8890" b="3175"/>
            <wp:docPr id="183486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9910" cy="7731125"/>
                    </a:xfrm>
                    <a:prstGeom prst="rect">
                      <a:avLst/>
                    </a:prstGeom>
                    <a:noFill/>
                    <a:ln>
                      <a:noFill/>
                    </a:ln>
                  </pic:spPr>
                </pic:pic>
              </a:graphicData>
            </a:graphic>
          </wp:inline>
        </w:drawing>
      </w:r>
    </w:p>
    <w:p w14:paraId="24B2F95B" w14:textId="4175FF4E" w:rsidR="00DB371C" w:rsidRPr="00DB371C" w:rsidRDefault="00DB371C" w:rsidP="00DB371C">
      <w:pPr>
        <w:ind w:left="360"/>
        <w:rPr>
          <w:color w:val="000099"/>
          <w:sz w:val="20"/>
          <w:szCs w:val="20"/>
          <w:lang w:val="en-US"/>
        </w:rPr>
      </w:pPr>
    </w:p>
    <w:p w14:paraId="3CFF0052" w14:textId="5D97A699" w:rsidR="00DB371C" w:rsidRDefault="00D85001" w:rsidP="00FF1816">
      <w:pPr>
        <w:ind w:left="360"/>
        <w:rPr>
          <w:color w:val="000099"/>
          <w:sz w:val="20"/>
          <w:szCs w:val="20"/>
        </w:rPr>
      </w:pPr>
      <w:r>
        <w:rPr>
          <w:noProof/>
          <w:color w:val="000099"/>
          <w:sz w:val="20"/>
          <w:szCs w:val="20"/>
        </w:rPr>
        <w:lastRenderedPageBreak/>
        <w:drawing>
          <wp:inline distT="0" distB="0" distL="0" distR="0" wp14:anchorId="04199D9B" wp14:editId="3B9C682C">
            <wp:extent cx="5240655" cy="8158348"/>
            <wp:effectExtent l="0" t="0" r="0" b="8890"/>
            <wp:docPr id="78012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0655" cy="8158348"/>
                    </a:xfrm>
                    <a:prstGeom prst="rect">
                      <a:avLst/>
                    </a:prstGeom>
                    <a:noFill/>
                    <a:ln>
                      <a:noFill/>
                    </a:ln>
                  </pic:spPr>
                </pic:pic>
              </a:graphicData>
            </a:graphic>
          </wp:inline>
        </w:drawing>
      </w:r>
    </w:p>
    <w:p w14:paraId="7D6F876D" w14:textId="496465C8" w:rsidR="00351AEE" w:rsidRPr="00C12CE8" w:rsidRDefault="00351AEE" w:rsidP="00C12CE8">
      <w:pPr>
        <w:ind w:left="360"/>
        <w:rPr>
          <w:color w:val="000099"/>
          <w:sz w:val="20"/>
          <w:szCs w:val="20"/>
          <w:lang w:val="en-US"/>
        </w:rPr>
      </w:pPr>
      <w:r>
        <w:rPr>
          <w:noProof/>
          <w:color w:val="000099"/>
          <w:sz w:val="20"/>
          <w:szCs w:val="20"/>
        </w:rPr>
        <w:lastRenderedPageBreak/>
        <w:drawing>
          <wp:inline distT="0" distB="0" distL="0" distR="0" wp14:anchorId="6433C77A" wp14:editId="5781CC66">
            <wp:extent cx="5614670" cy="8584565"/>
            <wp:effectExtent l="0" t="0" r="5080" b="6985"/>
            <wp:docPr id="2269843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8438" name="Picture 1" descr="A diagram of a proces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4670" cy="8584565"/>
                    </a:xfrm>
                    <a:prstGeom prst="rect">
                      <a:avLst/>
                    </a:prstGeom>
                    <a:noFill/>
                    <a:ln>
                      <a:noFill/>
                    </a:ln>
                  </pic:spPr>
                </pic:pic>
              </a:graphicData>
            </a:graphic>
          </wp:inline>
        </w:drawing>
      </w:r>
      <w:r w:rsidR="00C12CE8" w:rsidRPr="00C12CE8">
        <w:rPr>
          <w:rFonts w:ascii="Times New Roman" w:eastAsia="Times New Roman" w:hAnsi="Times New Roman"/>
          <w:caps/>
          <w:sz w:val="24"/>
          <w:szCs w:val="24"/>
          <w:lang w:val="en-US"/>
        </w:rPr>
        <w:t xml:space="preserve"> </w:t>
      </w:r>
      <w:r w:rsidR="00C12CE8" w:rsidRPr="00C12CE8">
        <w:rPr>
          <w:noProof/>
          <w:color w:val="000099"/>
          <w:sz w:val="20"/>
          <w:szCs w:val="20"/>
          <w:lang w:val="en-US"/>
        </w:rPr>
        <w:lastRenderedPageBreak/>
        <w:drawing>
          <wp:inline distT="0" distB="0" distL="0" distR="0" wp14:anchorId="0DD45479" wp14:editId="0815DA4D">
            <wp:extent cx="5681345" cy="8522335"/>
            <wp:effectExtent l="0" t="0" r="0" b="0"/>
            <wp:docPr id="461363598" name="Picture 3" descr="A diagram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63598" name="Picture 3" descr="A diagram of a documen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1345" cy="8522335"/>
                    </a:xfrm>
                    <a:prstGeom prst="rect">
                      <a:avLst/>
                    </a:prstGeom>
                    <a:noFill/>
                    <a:ln>
                      <a:noFill/>
                    </a:ln>
                  </pic:spPr>
                </pic:pic>
              </a:graphicData>
            </a:graphic>
          </wp:inline>
        </w:drawing>
      </w:r>
    </w:p>
    <w:sectPr w:rsidR="00351AEE" w:rsidRPr="00C12CE8" w:rsidSect="000562FE">
      <w:headerReference w:type="default" r:id="rId12"/>
      <w:footerReference w:type="default" r:id="rId13"/>
      <w:headerReference w:type="first" r:id="rId14"/>
      <w:footerReference w:type="first" r:id="rId15"/>
      <w:endnotePr>
        <w:numFmt w:val="decimal"/>
      </w:endnotePr>
      <w:pgSz w:w="11906" w:h="16838" w:code="9"/>
      <w:pgMar w:top="2160" w:right="1699" w:bottom="1138" w:left="1260" w:header="461" w:footer="50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FFB7E" w14:textId="77777777" w:rsidR="00CC3BA6" w:rsidRDefault="00CC3BA6" w:rsidP="00923234">
      <w:pPr>
        <w:spacing w:after="0" w:line="240" w:lineRule="auto"/>
      </w:pPr>
      <w:r>
        <w:separator/>
      </w:r>
    </w:p>
  </w:endnote>
  <w:endnote w:type="continuationSeparator" w:id="0">
    <w:p w14:paraId="629222D6" w14:textId="77777777" w:rsidR="00CC3BA6" w:rsidRDefault="00CC3BA6" w:rsidP="00923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Black">
    <w:charset w:val="00"/>
    <w:family w:val="swiss"/>
    <w:pitch w:val="variable"/>
    <w:sig w:usb0="600002F7" w:usb1="02000001" w:usb2="00000000" w:usb3="00000000" w:csb0="0000019F" w:csb1="00000000"/>
  </w:font>
  <w:font w:name="Source Sans Pro">
    <w:altName w:val="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TCFranklinGothicStd-Demi">
    <w:panose1 w:val="00000000000000000000"/>
    <w:charset w:val="4D"/>
    <w:family w:val="auto"/>
    <w:notTrueType/>
    <w:pitch w:val="default"/>
    <w:sig w:usb0="00000003" w:usb1="00000000" w:usb2="00000000" w:usb3="00000000" w:csb0="00000001" w:csb1="00000000"/>
  </w:font>
  <w:font w:name="MinionPro-Regular">
    <w:altName w:val="Strangelove Next Wide"/>
    <w:panose1 w:val="00000000000000000000"/>
    <w:charset w:val="4D"/>
    <w:family w:val="auto"/>
    <w:notTrueType/>
    <w:pitch w:val="default"/>
    <w:sig w:usb0="00000003" w:usb1="00000000" w:usb2="00000000" w:usb3="00000000" w:csb0="00000001" w:csb1="00000000"/>
  </w:font>
  <w:font w:name="ITCFranklinGothicStd-Book">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ourceSansPro-Regular">
    <w:panose1 w:val="00000000000000000000"/>
    <w:charset w:val="4D"/>
    <w:family w:val="auto"/>
    <w:notTrueType/>
    <w:pitch w:val="default"/>
    <w:sig w:usb0="00000003" w:usb1="00000000" w:usb2="00000000" w:usb3="00000000" w:csb0="00000001" w:csb1="00000000"/>
  </w:font>
  <w:font w:name="Arial Bold">
    <w:altName w:val="Times New Roman"/>
    <w:panose1 w:val="020B0704020202020204"/>
    <w:charset w:val="00"/>
    <w:family w:val="roman"/>
    <w:notTrueType/>
    <w:pitch w:val="default"/>
  </w:font>
  <w:font w:name="SourceSansPro-Bold">
    <w:panose1 w:val="00000000000000000000"/>
    <w:charset w:val="4D"/>
    <w:family w:val="auto"/>
    <w:notTrueType/>
    <w:pitch w:val="default"/>
    <w:sig w:usb0="00000003" w:usb1="00000000" w:usb2="00000000" w:usb3="00000000" w:csb0="00000001" w:csb1="00000000"/>
  </w:font>
  <w:font w:name="SourceSansPro-Light">
    <w:panose1 w:val="00000000000000000000"/>
    <w:charset w:val="4D"/>
    <w:family w:val="auto"/>
    <w:notTrueType/>
    <w:pitch w:val="default"/>
    <w:sig w:usb0="00000003" w:usb1="00000000" w:usb2="00000000" w:usb3="00000000" w:csb0="00000001" w:csb1="00000000"/>
  </w:font>
  <w:font w:name="Source Sans Pro SemiBold">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8C76" w14:textId="77777777" w:rsidR="008305D6" w:rsidRPr="00E0543E" w:rsidRDefault="008305D6" w:rsidP="00E0543E">
    <w:pPr>
      <w:pStyle w:val="Footer"/>
      <w:ind w:left="-1134"/>
      <w:rPr>
        <w:sz w:val="16"/>
        <w:szCs w:val="16"/>
      </w:rPr>
    </w:pPr>
    <w:r w:rsidRPr="00E0543E">
      <w:rPr>
        <w:sz w:val="16"/>
        <w:szCs w:val="16"/>
      </w:rPr>
      <w:t>Page</w:t>
    </w:r>
    <w:r>
      <w:rPr>
        <w:sz w:val="16"/>
        <w:szCs w:val="16"/>
      </w:rPr>
      <w:t xml:space="preserve"> </w:t>
    </w:r>
    <w:r w:rsidRPr="00E0543E">
      <w:rPr>
        <w:sz w:val="16"/>
        <w:szCs w:val="16"/>
      </w:rPr>
      <w:t xml:space="preserve"> </w:t>
    </w:r>
    <w:r w:rsidRPr="00E0543E">
      <w:rPr>
        <w:sz w:val="16"/>
        <w:szCs w:val="16"/>
      </w:rPr>
      <w:fldChar w:fldCharType="begin"/>
    </w:r>
    <w:r w:rsidRPr="00E0543E">
      <w:rPr>
        <w:sz w:val="16"/>
        <w:szCs w:val="16"/>
      </w:rPr>
      <w:instrText>PAGE   \* MERGEFORMAT</w:instrText>
    </w:r>
    <w:r w:rsidRPr="00E0543E">
      <w:rPr>
        <w:sz w:val="16"/>
        <w:szCs w:val="16"/>
      </w:rPr>
      <w:fldChar w:fldCharType="separate"/>
    </w:r>
    <w:r w:rsidR="00932C6D">
      <w:rPr>
        <w:noProof/>
        <w:sz w:val="16"/>
        <w:szCs w:val="16"/>
      </w:rPr>
      <w:t>2</w:t>
    </w:r>
    <w:r w:rsidRPr="00E0543E">
      <w:rPr>
        <w:sz w:val="16"/>
        <w:szCs w:val="16"/>
      </w:rPr>
      <w:fldChar w:fldCharType="end"/>
    </w:r>
    <w:r w:rsidRPr="00E0543E">
      <w:rPr>
        <w:sz w:val="16"/>
        <w:szCs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D188" w14:textId="77777777" w:rsidR="007515DA" w:rsidRPr="008E281B" w:rsidRDefault="00163B3D" w:rsidP="008E281B">
    <w:pPr>
      <w:pStyle w:val="Aucunstyle"/>
      <w:tabs>
        <w:tab w:val="left" w:pos="737"/>
      </w:tabs>
      <w:ind w:left="-1080"/>
      <w:rPr>
        <w:rFonts w:ascii="Source Sans Pro" w:hAnsi="Source Sans Pro" w:cs="SourceSansPro-Bold"/>
        <w:b/>
        <w:bCs/>
        <w:color w:val="000093"/>
        <w:sz w:val="16"/>
        <w:szCs w:val="16"/>
        <w:lang w:val="en-US"/>
      </w:rPr>
    </w:pPr>
    <w:r w:rsidRPr="00C1467A">
      <w:rPr>
        <w:rFonts w:ascii="Source Sans Pro" w:hAnsi="Source Sans Pro" w:cs="SourceSansPro-Bold"/>
        <w:b/>
        <w:bCs/>
        <w:color w:val="000093"/>
        <w:sz w:val="18"/>
        <w:szCs w:val="18"/>
        <w:lang w:val="en-US"/>
      </w:rPr>
      <w:t xml:space="preserve">AXA MIDDLE EAST </w:t>
    </w:r>
    <w:r w:rsidRPr="00C1467A">
      <w:rPr>
        <w:rFonts w:ascii="Source Sans Pro" w:hAnsi="Source Sans Pro" w:cs="SourceSansPro-Bold"/>
        <w:b/>
        <w:bCs/>
        <w:color w:val="000093"/>
        <w:sz w:val="12"/>
        <w:szCs w:val="12"/>
        <w:lang w:val="en-US"/>
      </w:rPr>
      <w:t>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1CD33" w14:textId="77777777" w:rsidR="00CC3BA6" w:rsidRDefault="00CC3BA6" w:rsidP="00923234">
      <w:pPr>
        <w:spacing w:after="0" w:line="240" w:lineRule="auto"/>
      </w:pPr>
      <w:r>
        <w:separator/>
      </w:r>
    </w:p>
  </w:footnote>
  <w:footnote w:type="continuationSeparator" w:id="0">
    <w:p w14:paraId="13D24ECB" w14:textId="77777777" w:rsidR="00CC3BA6" w:rsidRDefault="00CC3BA6" w:rsidP="009232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29DE5" w14:textId="1D7E9850" w:rsidR="008305D6" w:rsidRDefault="00D57378">
    <w:pPr>
      <w:pStyle w:val="Header"/>
    </w:pPr>
    <w:r>
      <w:rPr>
        <w:noProof/>
      </w:rPr>
      <w:drawing>
        <wp:anchor distT="0" distB="0" distL="114300" distR="114300" simplePos="0" relativeHeight="251657728" behindDoc="1" locked="0" layoutInCell="1" allowOverlap="1" wp14:anchorId="4584A49A" wp14:editId="5FE2DE7F">
          <wp:simplePos x="0" y="0"/>
          <wp:positionH relativeFrom="page">
            <wp:posOffset>323850</wp:posOffset>
          </wp:positionH>
          <wp:positionV relativeFrom="page">
            <wp:posOffset>323850</wp:posOffset>
          </wp:positionV>
          <wp:extent cx="647700" cy="647700"/>
          <wp:effectExtent l="0" t="0" r="0" b="0"/>
          <wp:wrapNone/>
          <wp:docPr id="171516794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F35D9" w14:textId="7FCEBBDB" w:rsidR="008305D6" w:rsidRPr="008829F8" w:rsidRDefault="00D57378" w:rsidP="00483A90">
    <w:pPr>
      <w:pStyle w:val="Header"/>
      <w:tabs>
        <w:tab w:val="left" w:pos="6379"/>
      </w:tabs>
      <w:ind w:right="-340"/>
      <w:jc w:val="right"/>
      <w:rPr>
        <w:rFonts w:ascii="Source Sans Pro SemiBold" w:hAnsi="Source Sans Pro SemiBold"/>
        <w:color w:val="00008F"/>
      </w:rPr>
    </w:pPr>
    <w:r>
      <w:rPr>
        <w:noProof/>
        <w:lang w:eastAsia="fr-FR"/>
      </w:rPr>
      <w:drawing>
        <wp:anchor distT="0" distB="0" distL="114300" distR="114300" simplePos="0" relativeHeight="251658752" behindDoc="1" locked="0" layoutInCell="1" allowOverlap="1" wp14:anchorId="0CAB810A" wp14:editId="5383BBF6">
          <wp:simplePos x="0" y="0"/>
          <wp:positionH relativeFrom="column">
            <wp:posOffset>-5605780</wp:posOffset>
          </wp:positionH>
          <wp:positionV relativeFrom="paragraph">
            <wp:posOffset>2880995</wp:posOffset>
          </wp:positionV>
          <wp:extent cx="11908155" cy="10692130"/>
          <wp:effectExtent l="0" t="0" r="0" b="0"/>
          <wp:wrapNone/>
          <wp:docPr id="53970102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08155" cy="1069213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1" locked="0" layoutInCell="1" allowOverlap="1" wp14:anchorId="2A820EFC" wp14:editId="162C5901">
          <wp:simplePos x="0" y="0"/>
          <wp:positionH relativeFrom="page">
            <wp:posOffset>323850</wp:posOffset>
          </wp:positionH>
          <wp:positionV relativeFrom="page">
            <wp:posOffset>323850</wp:posOffset>
          </wp:positionV>
          <wp:extent cx="647700" cy="647700"/>
          <wp:effectExtent l="0" t="0" r="0" b="0"/>
          <wp:wrapNone/>
          <wp:docPr id="8142339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1pt;height:23.1pt;visibility:visible" o:bullet="t">
        <v:imagedata r:id="rId1" o:title=""/>
      </v:shape>
    </w:pict>
  </w:numPicBullet>
  <w:abstractNum w:abstractNumId="0" w15:restartNumberingAfterBreak="0">
    <w:nsid w:val="00700819"/>
    <w:multiLevelType w:val="multilevel"/>
    <w:tmpl w:val="BE98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65389"/>
    <w:multiLevelType w:val="hybridMultilevel"/>
    <w:tmpl w:val="E0A0066E"/>
    <w:lvl w:ilvl="0" w:tplc="0409000B">
      <w:start w:val="1"/>
      <w:numFmt w:val="bullet"/>
      <w:lvlText w:val=""/>
      <w:lvlJc w:val="left"/>
      <w:pPr>
        <w:ind w:left="12948" w:hanging="360"/>
      </w:pPr>
      <w:rPr>
        <w:rFonts w:ascii="Wingdings" w:hAnsi="Wingdings" w:hint="default"/>
      </w:rPr>
    </w:lvl>
    <w:lvl w:ilvl="1" w:tplc="04090003" w:tentative="1">
      <w:start w:val="1"/>
      <w:numFmt w:val="bullet"/>
      <w:lvlText w:val="o"/>
      <w:lvlJc w:val="left"/>
      <w:pPr>
        <w:ind w:left="13668" w:hanging="360"/>
      </w:pPr>
      <w:rPr>
        <w:rFonts w:ascii="Courier New" w:hAnsi="Courier New" w:cs="Courier New" w:hint="default"/>
      </w:rPr>
    </w:lvl>
    <w:lvl w:ilvl="2" w:tplc="04090005" w:tentative="1">
      <w:start w:val="1"/>
      <w:numFmt w:val="bullet"/>
      <w:lvlText w:val=""/>
      <w:lvlJc w:val="left"/>
      <w:pPr>
        <w:ind w:left="14388" w:hanging="360"/>
      </w:pPr>
      <w:rPr>
        <w:rFonts w:ascii="Wingdings" w:hAnsi="Wingdings" w:hint="default"/>
      </w:rPr>
    </w:lvl>
    <w:lvl w:ilvl="3" w:tplc="04090001" w:tentative="1">
      <w:start w:val="1"/>
      <w:numFmt w:val="bullet"/>
      <w:lvlText w:val=""/>
      <w:lvlJc w:val="left"/>
      <w:pPr>
        <w:ind w:left="15108" w:hanging="360"/>
      </w:pPr>
      <w:rPr>
        <w:rFonts w:ascii="Symbol" w:hAnsi="Symbol" w:hint="default"/>
      </w:rPr>
    </w:lvl>
    <w:lvl w:ilvl="4" w:tplc="04090003" w:tentative="1">
      <w:start w:val="1"/>
      <w:numFmt w:val="bullet"/>
      <w:lvlText w:val="o"/>
      <w:lvlJc w:val="left"/>
      <w:pPr>
        <w:ind w:left="15828" w:hanging="360"/>
      </w:pPr>
      <w:rPr>
        <w:rFonts w:ascii="Courier New" w:hAnsi="Courier New" w:cs="Courier New" w:hint="default"/>
      </w:rPr>
    </w:lvl>
    <w:lvl w:ilvl="5" w:tplc="04090005" w:tentative="1">
      <w:start w:val="1"/>
      <w:numFmt w:val="bullet"/>
      <w:lvlText w:val=""/>
      <w:lvlJc w:val="left"/>
      <w:pPr>
        <w:ind w:left="16548" w:hanging="360"/>
      </w:pPr>
      <w:rPr>
        <w:rFonts w:ascii="Wingdings" w:hAnsi="Wingdings" w:hint="default"/>
      </w:rPr>
    </w:lvl>
    <w:lvl w:ilvl="6" w:tplc="04090001" w:tentative="1">
      <w:start w:val="1"/>
      <w:numFmt w:val="bullet"/>
      <w:lvlText w:val=""/>
      <w:lvlJc w:val="left"/>
      <w:pPr>
        <w:ind w:left="17268" w:hanging="360"/>
      </w:pPr>
      <w:rPr>
        <w:rFonts w:ascii="Symbol" w:hAnsi="Symbol" w:hint="default"/>
      </w:rPr>
    </w:lvl>
    <w:lvl w:ilvl="7" w:tplc="04090003" w:tentative="1">
      <w:start w:val="1"/>
      <w:numFmt w:val="bullet"/>
      <w:lvlText w:val="o"/>
      <w:lvlJc w:val="left"/>
      <w:pPr>
        <w:ind w:left="17988" w:hanging="360"/>
      </w:pPr>
      <w:rPr>
        <w:rFonts w:ascii="Courier New" w:hAnsi="Courier New" w:cs="Courier New" w:hint="default"/>
      </w:rPr>
    </w:lvl>
    <w:lvl w:ilvl="8" w:tplc="04090005" w:tentative="1">
      <w:start w:val="1"/>
      <w:numFmt w:val="bullet"/>
      <w:lvlText w:val=""/>
      <w:lvlJc w:val="left"/>
      <w:pPr>
        <w:ind w:left="18708" w:hanging="360"/>
      </w:pPr>
      <w:rPr>
        <w:rFonts w:ascii="Wingdings" w:hAnsi="Wingdings" w:hint="default"/>
      </w:rPr>
    </w:lvl>
  </w:abstractNum>
  <w:abstractNum w:abstractNumId="2" w15:restartNumberingAfterBreak="0">
    <w:nsid w:val="0708656B"/>
    <w:multiLevelType w:val="hybridMultilevel"/>
    <w:tmpl w:val="802200CA"/>
    <w:lvl w:ilvl="0" w:tplc="FB1E546E">
      <w:start w:val="1"/>
      <w:numFmt w:val="decimal"/>
      <w:lvlText w:val="%1."/>
      <w:lvlJc w:val="left"/>
      <w:pPr>
        <w:ind w:left="720" w:hanging="360"/>
      </w:pPr>
      <w:rPr>
        <w:rFonts w:ascii="Source Sans Pro Black" w:hAnsi="Source Sans Pro Black" w:hint="default"/>
        <w:b w:val="0"/>
        <w:i w:val="0"/>
        <w:caps w:val="0"/>
        <w:strike w:val="0"/>
        <w:dstrike w:val="0"/>
        <w:vanish w:val="0"/>
        <w:color w:val="027180"/>
        <w:sz w:val="20"/>
        <w:u w:val="none"/>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7B31349"/>
    <w:multiLevelType w:val="hybridMultilevel"/>
    <w:tmpl w:val="019AD75C"/>
    <w:lvl w:ilvl="0" w:tplc="955A045E">
      <w:start w:val="1"/>
      <w:numFmt w:val="bullet"/>
      <w:lvlText w:val="-"/>
      <w:lvlJc w:val="left"/>
      <w:pPr>
        <w:ind w:left="1428" w:hanging="360"/>
      </w:pPr>
      <w:rPr>
        <w:rFonts w:ascii="Source Sans Pro" w:eastAsia="Calibri" w:hAnsi="Source Sans Pro" w:cs="Aria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 w15:restartNumberingAfterBreak="0">
    <w:nsid w:val="086709F9"/>
    <w:multiLevelType w:val="hybridMultilevel"/>
    <w:tmpl w:val="62A4AE7E"/>
    <w:lvl w:ilvl="0" w:tplc="C0F4E5A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7444AC1"/>
    <w:multiLevelType w:val="hybridMultilevel"/>
    <w:tmpl w:val="58449BE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6" w15:restartNumberingAfterBreak="0">
    <w:nsid w:val="192E3906"/>
    <w:multiLevelType w:val="hybridMultilevel"/>
    <w:tmpl w:val="DE3C445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7" w15:restartNumberingAfterBreak="0">
    <w:nsid w:val="199348AD"/>
    <w:multiLevelType w:val="hybridMultilevel"/>
    <w:tmpl w:val="FAE01E8A"/>
    <w:lvl w:ilvl="0" w:tplc="04090001">
      <w:start w:val="1"/>
      <w:numFmt w:val="bullet"/>
      <w:lvlText w:val=""/>
      <w:lvlJc w:val="left"/>
      <w:pPr>
        <w:ind w:left="1068" w:hanging="360"/>
      </w:pPr>
      <w:rPr>
        <w:rFonts w:ascii="Symbol" w:hAnsi="Symbol" w:hint="default"/>
        <w:color w:val="000099"/>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8" w15:restartNumberingAfterBreak="0">
    <w:nsid w:val="1F9257E9"/>
    <w:multiLevelType w:val="hybridMultilevel"/>
    <w:tmpl w:val="E0F6C086"/>
    <w:lvl w:ilvl="0" w:tplc="1FF07E46">
      <w:start w:val="1"/>
      <w:numFmt w:val="bullet"/>
      <w:lvlText w:val="-"/>
      <w:lvlJc w:val="left"/>
      <w:pPr>
        <w:ind w:left="765" w:hanging="360"/>
      </w:pPr>
      <w:rPr>
        <w:rFonts w:ascii="Source Sans Pro" w:eastAsia="Calibri" w:hAnsi="Source Sans Pro" w:cs="Aria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235B1A2E"/>
    <w:multiLevelType w:val="hybridMultilevel"/>
    <w:tmpl w:val="A3543B6E"/>
    <w:lvl w:ilvl="0" w:tplc="F63AAA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B81E35"/>
    <w:multiLevelType w:val="hybridMultilevel"/>
    <w:tmpl w:val="915E4286"/>
    <w:lvl w:ilvl="0" w:tplc="040C0001">
      <w:start w:val="1"/>
      <w:numFmt w:val="bullet"/>
      <w:lvlText w:val=""/>
      <w:lvlJc w:val="left"/>
      <w:pPr>
        <w:ind w:left="1230" w:hanging="360"/>
      </w:pPr>
      <w:rPr>
        <w:rFonts w:ascii="Symbol" w:hAnsi="Symbol" w:hint="default"/>
      </w:rPr>
    </w:lvl>
    <w:lvl w:ilvl="1" w:tplc="040C0003" w:tentative="1">
      <w:start w:val="1"/>
      <w:numFmt w:val="bullet"/>
      <w:lvlText w:val="o"/>
      <w:lvlJc w:val="left"/>
      <w:pPr>
        <w:ind w:left="1950" w:hanging="360"/>
      </w:pPr>
      <w:rPr>
        <w:rFonts w:ascii="Courier New" w:hAnsi="Courier New" w:cs="Courier New" w:hint="default"/>
      </w:rPr>
    </w:lvl>
    <w:lvl w:ilvl="2" w:tplc="040C0005" w:tentative="1">
      <w:start w:val="1"/>
      <w:numFmt w:val="bullet"/>
      <w:lvlText w:val=""/>
      <w:lvlJc w:val="left"/>
      <w:pPr>
        <w:ind w:left="2670" w:hanging="360"/>
      </w:pPr>
      <w:rPr>
        <w:rFonts w:ascii="Wingdings" w:hAnsi="Wingdings" w:hint="default"/>
      </w:rPr>
    </w:lvl>
    <w:lvl w:ilvl="3" w:tplc="040C0001" w:tentative="1">
      <w:start w:val="1"/>
      <w:numFmt w:val="bullet"/>
      <w:lvlText w:val=""/>
      <w:lvlJc w:val="left"/>
      <w:pPr>
        <w:ind w:left="3390" w:hanging="360"/>
      </w:pPr>
      <w:rPr>
        <w:rFonts w:ascii="Symbol" w:hAnsi="Symbol" w:hint="default"/>
      </w:rPr>
    </w:lvl>
    <w:lvl w:ilvl="4" w:tplc="040C0003" w:tentative="1">
      <w:start w:val="1"/>
      <w:numFmt w:val="bullet"/>
      <w:lvlText w:val="o"/>
      <w:lvlJc w:val="left"/>
      <w:pPr>
        <w:ind w:left="4110" w:hanging="360"/>
      </w:pPr>
      <w:rPr>
        <w:rFonts w:ascii="Courier New" w:hAnsi="Courier New" w:cs="Courier New" w:hint="default"/>
      </w:rPr>
    </w:lvl>
    <w:lvl w:ilvl="5" w:tplc="040C0005" w:tentative="1">
      <w:start w:val="1"/>
      <w:numFmt w:val="bullet"/>
      <w:lvlText w:val=""/>
      <w:lvlJc w:val="left"/>
      <w:pPr>
        <w:ind w:left="4830" w:hanging="360"/>
      </w:pPr>
      <w:rPr>
        <w:rFonts w:ascii="Wingdings" w:hAnsi="Wingdings" w:hint="default"/>
      </w:rPr>
    </w:lvl>
    <w:lvl w:ilvl="6" w:tplc="040C0001" w:tentative="1">
      <w:start w:val="1"/>
      <w:numFmt w:val="bullet"/>
      <w:lvlText w:val=""/>
      <w:lvlJc w:val="left"/>
      <w:pPr>
        <w:ind w:left="5550" w:hanging="360"/>
      </w:pPr>
      <w:rPr>
        <w:rFonts w:ascii="Symbol" w:hAnsi="Symbol" w:hint="default"/>
      </w:rPr>
    </w:lvl>
    <w:lvl w:ilvl="7" w:tplc="040C0003" w:tentative="1">
      <w:start w:val="1"/>
      <w:numFmt w:val="bullet"/>
      <w:lvlText w:val="o"/>
      <w:lvlJc w:val="left"/>
      <w:pPr>
        <w:ind w:left="6270" w:hanging="360"/>
      </w:pPr>
      <w:rPr>
        <w:rFonts w:ascii="Courier New" w:hAnsi="Courier New" w:cs="Courier New" w:hint="default"/>
      </w:rPr>
    </w:lvl>
    <w:lvl w:ilvl="8" w:tplc="040C0005" w:tentative="1">
      <w:start w:val="1"/>
      <w:numFmt w:val="bullet"/>
      <w:lvlText w:val=""/>
      <w:lvlJc w:val="left"/>
      <w:pPr>
        <w:ind w:left="6990" w:hanging="360"/>
      </w:pPr>
      <w:rPr>
        <w:rFonts w:ascii="Wingdings" w:hAnsi="Wingdings" w:hint="default"/>
      </w:rPr>
    </w:lvl>
  </w:abstractNum>
  <w:abstractNum w:abstractNumId="11" w15:restartNumberingAfterBreak="0">
    <w:nsid w:val="2C573986"/>
    <w:multiLevelType w:val="hybridMultilevel"/>
    <w:tmpl w:val="2B74783C"/>
    <w:lvl w:ilvl="0" w:tplc="0409000B">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2" w15:restartNumberingAfterBreak="0">
    <w:nsid w:val="2D2C2DB2"/>
    <w:multiLevelType w:val="hybridMultilevel"/>
    <w:tmpl w:val="60CE421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2772B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3017175"/>
    <w:multiLevelType w:val="multilevel"/>
    <w:tmpl w:val="431C1592"/>
    <w:lvl w:ilvl="0">
      <w:start w:val="1"/>
      <w:numFmt w:val="lowerRoman"/>
      <w:lvlText w:val="%1."/>
      <w:lvlJc w:val="right"/>
      <w:pPr>
        <w:ind w:left="1068" w:hanging="360"/>
      </w:pPr>
      <w:rPr>
        <w:rFonts w:hint="default"/>
        <w:b/>
        <w:bCs/>
        <w:i w:val="0"/>
        <w:iCs w:val="0"/>
        <w:sz w:val="24"/>
        <w:szCs w:val="24"/>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5" w15:restartNumberingAfterBreak="0">
    <w:nsid w:val="36E07647"/>
    <w:multiLevelType w:val="hybridMultilevel"/>
    <w:tmpl w:val="78DE481C"/>
    <w:lvl w:ilvl="0" w:tplc="C5BE8BD6">
      <w:start w:val="1"/>
      <w:numFmt w:val="bullet"/>
      <w:lvlText w:val=""/>
      <w:lvlJc w:val="left"/>
      <w:pPr>
        <w:ind w:left="2484" w:hanging="360"/>
      </w:pPr>
      <w:rPr>
        <w:rFonts w:ascii="Wingdings" w:hAnsi="Wingdings" w:hint="default"/>
        <w:sz w:val="20"/>
        <w:szCs w:val="20"/>
      </w:rPr>
    </w:lvl>
    <w:lvl w:ilvl="1" w:tplc="04090003" w:tentative="1">
      <w:start w:val="1"/>
      <w:numFmt w:val="bullet"/>
      <w:lvlText w:val="o"/>
      <w:lvlJc w:val="left"/>
      <w:pPr>
        <w:ind w:left="3552" w:hanging="360"/>
      </w:pPr>
      <w:rPr>
        <w:rFonts w:ascii="Courier New" w:hAnsi="Courier New" w:cs="Courier New" w:hint="default"/>
      </w:rPr>
    </w:lvl>
    <w:lvl w:ilvl="2" w:tplc="04090005" w:tentative="1">
      <w:start w:val="1"/>
      <w:numFmt w:val="bullet"/>
      <w:lvlText w:val=""/>
      <w:lvlJc w:val="left"/>
      <w:pPr>
        <w:ind w:left="4272" w:hanging="360"/>
      </w:pPr>
      <w:rPr>
        <w:rFonts w:ascii="Wingdings" w:hAnsi="Wingdings" w:hint="default"/>
      </w:rPr>
    </w:lvl>
    <w:lvl w:ilvl="3" w:tplc="04090001" w:tentative="1">
      <w:start w:val="1"/>
      <w:numFmt w:val="bullet"/>
      <w:lvlText w:val=""/>
      <w:lvlJc w:val="left"/>
      <w:pPr>
        <w:ind w:left="4992" w:hanging="360"/>
      </w:pPr>
      <w:rPr>
        <w:rFonts w:ascii="Symbol" w:hAnsi="Symbol" w:hint="default"/>
      </w:rPr>
    </w:lvl>
    <w:lvl w:ilvl="4" w:tplc="04090003" w:tentative="1">
      <w:start w:val="1"/>
      <w:numFmt w:val="bullet"/>
      <w:lvlText w:val="o"/>
      <w:lvlJc w:val="left"/>
      <w:pPr>
        <w:ind w:left="5712" w:hanging="360"/>
      </w:pPr>
      <w:rPr>
        <w:rFonts w:ascii="Courier New" w:hAnsi="Courier New" w:cs="Courier New" w:hint="default"/>
      </w:rPr>
    </w:lvl>
    <w:lvl w:ilvl="5" w:tplc="04090005" w:tentative="1">
      <w:start w:val="1"/>
      <w:numFmt w:val="bullet"/>
      <w:lvlText w:val=""/>
      <w:lvlJc w:val="left"/>
      <w:pPr>
        <w:ind w:left="6432" w:hanging="360"/>
      </w:pPr>
      <w:rPr>
        <w:rFonts w:ascii="Wingdings" w:hAnsi="Wingdings" w:hint="default"/>
      </w:rPr>
    </w:lvl>
    <w:lvl w:ilvl="6" w:tplc="04090001" w:tentative="1">
      <w:start w:val="1"/>
      <w:numFmt w:val="bullet"/>
      <w:lvlText w:val=""/>
      <w:lvlJc w:val="left"/>
      <w:pPr>
        <w:ind w:left="7152" w:hanging="360"/>
      </w:pPr>
      <w:rPr>
        <w:rFonts w:ascii="Symbol" w:hAnsi="Symbol" w:hint="default"/>
      </w:rPr>
    </w:lvl>
    <w:lvl w:ilvl="7" w:tplc="04090003" w:tentative="1">
      <w:start w:val="1"/>
      <w:numFmt w:val="bullet"/>
      <w:lvlText w:val="o"/>
      <w:lvlJc w:val="left"/>
      <w:pPr>
        <w:ind w:left="7872" w:hanging="360"/>
      </w:pPr>
      <w:rPr>
        <w:rFonts w:ascii="Courier New" w:hAnsi="Courier New" w:cs="Courier New" w:hint="default"/>
      </w:rPr>
    </w:lvl>
    <w:lvl w:ilvl="8" w:tplc="04090005" w:tentative="1">
      <w:start w:val="1"/>
      <w:numFmt w:val="bullet"/>
      <w:lvlText w:val=""/>
      <w:lvlJc w:val="left"/>
      <w:pPr>
        <w:ind w:left="8592" w:hanging="360"/>
      </w:pPr>
      <w:rPr>
        <w:rFonts w:ascii="Wingdings" w:hAnsi="Wingdings" w:hint="default"/>
      </w:rPr>
    </w:lvl>
  </w:abstractNum>
  <w:abstractNum w:abstractNumId="16" w15:restartNumberingAfterBreak="0">
    <w:nsid w:val="38DC01FA"/>
    <w:multiLevelType w:val="multilevel"/>
    <w:tmpl w:val="6B284912"/>
    <w:lvl w:ilvl="0">
      <w:start w:val="1"/>
      <w:numFmt w:val="upperLetter"/>
      <w:lvlText w:val="%1-"/>
      <w:lvlJc w:val="left"/>
      <w:pPr>
        <w:tabs>
          <w:tab w:val="num" w:pos="810"/>
        </w:tabs>
        <w:ind w:left="810" w:hanging="360"/>
      </w:pPr>
      <w:rPr>
        <w:rFonts w:asciiTheme="minorHAnsi" w:eastAsiaTheme="minorHAnsi" w:hAnsiTheme="minorHAnsi" w:cstheme="minorBidi"/>
      </w:rPr>
    </w:lvl>
    <w:lvl w:ilvl="1">
      <w:start w:val="1"/>
      <w:numFmt w:val="decimal"/>
      <w:lvlText w:val="%2-"/>
      <w:lvlJc w:val="left"/>
      <w:pPr>
        <w:tabs>
          <w:tab w:val="num" w:pos="1440"/>
        </w:tabs>
        <w:ind w:left="1440" w:hanging="360"/>
      </w:pPr>
      <w:rPr>
        <w:rFonts w:asciiTheme="minorHAnsi" w:eastAsiaTheme="minorHAnsi" w:hAnsiTheme="minorHAnsi" w:cstheme="minorBidi"/>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CD7FE9"/>
    <w:multiLevelType w:val="hybridMultilevel"/>
    <w:tmpl w:val="6C10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4267AA"/>
    <w:multiLevelType w:val="multilevel"/>
    <w:tmpl w:val="716E0324"/>
    <w:lvl w:ilvl="0">
      <w:start w:val="1"/>
      <w:numFmt w:val="upperRoman"/>
      <w:pStyle w:val="Heading1"/>
      <w:lvlText w:val="%1."/>
      <w:lvlJc w:val="left"/>
      <w:pPr>
        <w:ind w:left="0" w:firstLine="0"/>
      </w:pPr>
      <w:rPr>
        <w:b/>
        <w:bCs/>
        <w:color w:val="000099"/>
      </w:r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9" w15:restartNumberingAfterBreak="0">
    <w:nsid w:val="40D32E45"/>
    <w:multiLevelType w:val="hybridMultilevel"/>
    <w:tmpl w:val="90A20406"/>
    <w:lvl w:ilvl="0" w:tplc="60F89248">
      <w:start w:val="1"/>
      <w:numFmt w:val="decimal"/>
      <w:lvlText w:val="%1"/>
      <w:lvlJc w:val="left"/>
      <w:pPr>
        <w:ind w:left="720" w:hanging="360"/>
      </w:pPr>
      <w:rPr>
        <w:rFonts w:ascii="Arial" w:hAnsi="Arial" w:hint="default"/>
        <w:b/>
        <w:i w:val="0"/>
        <w:sz w:val="16"/>
        <w:u w:color="550034"/>
        <w:vertAlign w:val="superscrip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0A93CC6"/>
    <w:multiLevelType w:val="hybridMultilevel"/>
    <w:tmpl w:val="C952C4B4"/>
    <w:lvl w:ilvl="0" w:tplc="6ED2F468">
      <w:numFmt w:val="bullet"/>
      <w:lvlText w:val="-"/>
      <w:lvlJc w:val="left"/>
      <w:pPr>
        <w:ind w:left="1440" w:hanging="360"/>
      </w:pPr>
      <w:rPr>
        <w:rFonts w:ascii="Source Sans Pro" w:eastAsia="Calibri" w:hAnsi="Source Sans Pro"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17B2628"/>
    <w:multiLevelType w:val="hybridMultilevel"/>
    <w:tmpl w:val="640CAB9E"/>
    <w:lvl w:ilvl="0" w:tplc="789A2230">
      <w:start w:val="1"/>
      <w:numFmt w:val="decimal"/>
      <w:lvlText w:val="%1."/>
      <w:lvlJc w:val="left"/>
      <w:pPr>
        <w:ind w:left="720" w:hanging="360"/>
      </w:pPr>
      <w:rPr>
        <w:rFonts w:ascii="Arial" w:hAnsi="Arial" w:hint="default"/>
        <w:b/>
        <w:i w:val="0"/>
        <w:sz w:val="16"/>
        <w:u w:color="55003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1822C60"/>
    <w:multiLevelType w:val="hybridMultilevel"/>
    <w:tmpl w:val="149859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1D80421"/>
    <w:multiLevelType w:val="hybridMultilevel"/>
    <w:tmpl w:val="5CB4C942"/>
    <w:lvl w:ilvl="0" w:tplc="7584C048">
      <w:start w:val="1"/>
      <w:numFmt w:val="bullet"/>
      <w:lvlText w:val=""/>
      <w:lvlJc w:val="left"/>
      <w:pPr>
        <w:ind w:left="1428" w:hanging="360"/>
      </w:pPr>
      <w:rPr>
        <w:rFonts w:ascii="Wingdings" w:hAnsi="Wingdings" w:hint="default"/>
        <w:color w:val="000099"/>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4" w15:restartNumberingAfterBreak="0">
    <w:nsid w:val="584E6EB0"/>
    <w:multiLevelType w:val="hybridMultilevel"/>
    <w:tmpl w:val="0B02CC0E"/>
    <w:lvl w:ilvl="0" w:tplc="04090001">
      <w:start w:val="1"/>
      <w:numFmt w:val="bullet"/>
      <w:lvlText w:val=""/>
      <w:lvlJc w:val="left"/>
      <w:pPr>
        <w:ind w:left="462" w:hanging="360"/>
      </w:pPr>
      <w:rPr>
        <w:rFonts w:ascii="Symbol" w:hAnsi="Symbol"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25" w15:restartNumberingAfterBreak="0">
    <w:nsid w:val="5D4D1B88"/>
    <w:multiLevelType w:val="hybridMultilevel"/>
    <w:tmpl w:val="C45A2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D830B3"/>
    <w:multiLevelType w:val="hybridMultilevel"/>
    <w:tmpl w:val="A28ECD04"/>
    <w:lvl w:ilvl="0" w:tplc="0409000B">
      <w:start w:val="1"/>
      <w:numFmt w:val="bullet"/>
      <w:lvlText w:val=""/>
      <w:lvlJc w:val="left"/>
      <w:pPr>
        <w:ind w:left="1710" w:hanging="360"/>
      </w:pPr>
      <w:rPr>
        <w:rFonts w:ascii="Wingdings" w:hAnsi="Wingdings" w:hint="default"/>
      </w:rPr>
    </w:lvl>
    <w:lvl w:ilvl="1" w:tplc="04090003">
      <w:start w:val="1"/>
      <w:numFmt w:val="bullet"/>
      <w:lvlText w:val="o"/>
      <w:lvlJc w:val="left"/>
      <w:pPr>
        <w:ind w:left="7110" w:hanging="360"/>
      </w:pPr>
      <w:rPr>
        <w:rFonts w:ascii="Courier New" w:hAnsi="Courier New" w:cs="Courier New" w:hint="default"/>
      </w:rPr>
    </w:lvl>
    <w:lvl w:ilvl="2" w:tplc="04090005">
      <w:start w:val="1"/>
      <w:numFmt w:val="bullet"/>
      <w:lvlText w:val=""/>
      <w:lvlJc w:val="left"/>
      <w:pPr>
        <w:ind w:left="7830" w:hanging="360"/>
      </w:pPr>
      <w:rPr>
        <w:rFonts w:ascii="Wingdings" w:hAnsi="Wingdings" w:hint="default"/>
      </w:rPr>
    </w:lvl>
    <w:lvl w:ilvl="3" w:tplc="04090001">
      <w:start w:val="1"/>
      <w:numFmt w:val="bullet"/>
      <w:lvlText w:val=""/>
      <w:lvlJc w:val="left"/>
      <w:pPr>
        <w:ind w:left="8550" w:hanging="360"/>
      </w:pPr>
      <w:rPr>
        <w:rFonts w:ascii="Symbol" w:hAnsi="Symbol" w:hint="default"/>
      </w:rPr>
    </w:lvl>
    <w:lvl w:ilvl="4" w:tplc="04090003" w:tentative="1">
      <w:start w:val="1"/>
      <w:numFmt w:val="bullet"/>
      <w:lvlText w:val="o"/>
      <w:lvlJc w:val="left"/>
      <w:pPr>
        <w:ind w:left="9270" w:hanging="360"/>
      </w:pPr>
      <w:rPr>
        <w:rFonts w:ascii="Courier New" w:hAnsi="Courier New" w:cs="Courier New" w:hint="default"/>
      </w:rPr>
    </w:lvl>
    <w:lvl w:ilvl="5" w:tplc="04090005" w:tentative="1">
      <w:start w:val="1"/>
      <w:numFmt w:val="bullet"/>
      <w:lvlText w:val=""/>
      <w:lvlJc w:val="left"/>
      <w:pPr>
        <w:ind w:left="9990" w:hanging="360"/>
      </w:pPr>
      <w:rPr>
        <w:rFonts w:ascii="Wingdings" w:hAnsi="Wingdings" w:hint="default"/>
      </w:rPr>
    </w:lvl>
    <w:lvl w:ilvl="6" w:tplc="04090001" w:tentative="1">
      <w:start w:val="1"/>
      <w:numFmt w:val="bullet"/>
      <w:lvlText w:val=""/>
      <w:lvlJc w:val="left"/>
      <w:pPr>
        <w:ind w:left="10710" w:hanging="360"/>
      </w:pPr>
      <w:rPr>
        <w:rFonts w:ascii="Symbol" w:hAnsi="Symbol" w:hint="default"/>
      </w:rPr>
    </w:lvl>
    <w:lvl w:ilvl="7" w:tplc="04090003" w:tentative="1">
      <w:start w:val="1"/>
      <w:numFmt w:val="bullet"/>
      <w:lvlText w:val="o"/>
      <w:lvlJc w:val="left"/>
      <w:pPr>
        <w:ind w:left="11430" w:hanging="360"/>
      </w:pPr>
      <w:rPr>
        <w:rFonts w:ascii="Courier New" w:hAnsi="Courier New" w:cs="Courier New" w:hint="default"/>
      </w:rPr>
    </w:lvl>
    <w:lvl w:ilvl="8" w:tplc="04090005" w:tentative="1">
      <w:start w:val="1"/>
      <w:numFmt w:val="bullet"/>
      <w:lvlText w:val=""/>
      <w:lvlJc w:val="left"/>
      <w:pPr>
        <w:ind w:left="12150" w:hanging="360"/>
      </w:pPr>
      <w:rPr>
        <w:rFonts w:ascii="Wingdings" w:hAnsi="Wingdings" w:hint="default"/>
      </w:rPr>
    </w:lvl>
  </w:abstractNum>
  <w:abstractNum w:abstractNumId="27" w15:restartNumberingAfterBreak="0">
    <w:nsid w:val="69246003"/>
    <w:multiLevelType w:val="hybridMultilevel"/>
    <w:tmpl w:val="3B9064D6"/>
    <w:lvl w:ilvl="0" w:tplc="0409000B">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8" w15:restartNumberingAfterBreak="0">
    <w:nsid w:val="6B7824D1"/>
    <w:multiLevelType w:val="hybridMultilevel"/>
    <w:tmpl w:val="604CA23C"/>
    <w:lvl w:ilvl="0" w:tplc="73DC47FC">
      <w:start w:val="1"/>
      <w:numFmt w:val="bullet"/>
      <w:lvlText w:val=""/>
      <w:lvlJc w:val="left"/>
      <w:pPr>
        <w:ind w:left="1428" w:hanging="360"/>
      </w:pPr>
      <w:rPr>
        <w:rFonts w:ascii="Wingdings" w:hAnsi="Wingdings" w:hint="default"/>
        <w:color w:val="000099"/>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9" w15:restartNumberingAfterBreak="0">
    <w:nsid w:val="6C2758A0"/>
    <w:multiLevelType w:val="multilevel"/>
    <w:tmpl w:val="1E6449E0"/>
    <w:lvl w:ilvl="0">
      <w:start w:val="3"/>
      <w:numFmt w:val="bullet"/>
      <w:lvlText w:val="-"/>
      <w:lvlJc w:val="left"/>
      <w:pPr>
        <w:ind w:left="360" w:hanging="360"/>
      </w:pPr>
      <w:rPr>
        <w:rFonts w:ascii="Arial" w:eastAsia="Times New Roman" w:hAnsi="Arial" w:cs="Aria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CBE049E"/>
    <w:multiLevelType w:val="hybridMultilevel"/>
    <w:tmpl w:val="3BB865D8"/>
    <w:lvl w:ilvl="0" w:tplc="FB1E546E">
      <w:start w:val="1"/>
      <w:numFmt w:val="decimal"/>
      <w:lvlText w:val="%1."/>
      <w:lvlJc w:val="left"/>
      <w:pPr>
        <w:ind w:left="709" w:hanging="360"/>
      </w:pPr>
      <w:rPr>
        <w:rFonts w:ascii="Source Sans Pro Black" w:hAnsi="Source Sans Pro Black" w:hint="default"/>
        <w:b w:val="0"/>
        <w:i w:val="0"/>
        <w:caps w:val="0"/>
        <w:strike w:val="0"/>
        <w:dstrike w:val="0"/>
        <w:vanish w:val="0"/>
        <w:color w:val="027180"/>
        <w:sz w:val="20"/>
        <w:u w:val="none"/>
        <w:vertAlign w:val="baseline"/>
      </w:rPr>
    </w:lvl>
    <w:lvl w:ilvl="1" w:tplc="040C0019" w:tentative="1">
      <w:start w:val="1"/>
      <w:numFmt w:val="lowerLetter"/>
      <w:lvlText w:val="%2."/>
      <w:lvlJc w:val="left"/>
      <w:pPr>
        <w:ind w:left="1429" w:hanging="360"/>
      </w:pPr>
    </w:lvl>
    <w:lvl w:ilvl="2" w:tplc="040C001B" w:tentative="1">
      <w:start w:val="1"/>
      <w:numFmt w:val="lowerRoman"/>
      <w:lvlText w:val="%3."/>
      <w:lvlJc w:val="right"/>
      <w:pPr>
        <w:ind w:left="2149" w:hanging="180"/>
      </w:pPr>
    </w:lvl>
    <w:lvl w:ilvl="3" w:tplc="040C000F" w:tentative="1">
      <w:start w:val="1"/>
      <w:numFmt w:val="decimal"/>
      <w:lvlText w:val="%4."/>
      <w:lvlJc w:val="left"/>
      <w:pPr>
        <w:ind w:left="2869" w:hanging="360"/>
      </w:pPr>
    </w:lvl>
    <w:lvl w:ilvl="4" w:tplc="040C0019" w:tentative="1">
      <w:start w:val="1"/>
      <w:numFmt w:val="lowerLetter"/>
      <w:lvlText w:val="%5."/>
      <w:lvlJc w:val="left"/>
      <w:pPr>
        <w:ind w:left="3589" w:hanging="360"/>
      </w:pPr>
    </w:lvl>
    <w:lvl w:ilvl="5" w:tplc="040C001B" w:tentative="1">
      <w:start w:val="1"/>
      <w:numFmt w:val="lowerRoman"/>
      <w:lvlText w:val="%6."/>
      <w:lvlJc w:val="right"/>
      <w:pPr>
        <w:ind w:left="4309" w:hanging="180"/>
      </w:pPr>
    </w:lvl>
    <w:lvl w:ilvl="6" w:tplc="040C000F" w:tentative="1">
      <w:start w:val="1"/>
      <w:numFmt w:val="decimal"/>
      <w:lvlText w:val="%7."/>
      <w:lvlJc w:val="left"/>
      <w:pPr>
        <w:ind w:left="5029" w:hanging="360"/>
      </w:pPr>
    </w:lvl>
    <w:lvl w:ilvl="7" w:tplc="040C0019" w:tentative="1">
      <w:start w:val="1"/>
      <w:numFmt w:val="lowerLetter"/>
      <w:lvlText w:val="%8."/>
      <w:lvlJc w:val="left"/>
      <w:pPr>
        <w:ind w:left="5749" w:hanging="360"/>
      </w:pPr>
    </w:lvl>
    <w:lvl w:ilvl="8" w:tplc="040C001B" w:tentative="1">
      <w:start w:val="1"/>
      <w:numFmt w:val="lowerRoman"/>
      <w:lvlText w:val="%9."/>
      <w:lvlJc w:val="right"/>
      <w:pPr>
        <w:ind w:left="6469" w:hanging="180"/>
      </w:pPr>
    </w:lvl>
  </w:abstractNum>
  <w:abstractNum w:abstractNumId="31" w15:restartNumberingAfterBreak="0">
    <w:nsid w:val="71AE628E"/>
    <w:multiLevelType w:val="hybridMultilevel"/>
    <w:tmpl w:val="0944C884"/>
    <w:lvl w:ilvl="0" w:tplc="40EC2A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155DCD"/>
    <w:multiLevelType w:val="multilevel"/>
    <w:tmpl w:val="97646EF0"/>
    <w:lvl w:ilvl="0">
      <w:start w:val="1"/>
      <w:numFmt w:val="bullet"/>
      <w:lvlText w:val=""/>
      <w:lvlJc w:val="left"/>
      <w:pPr>
        <w:ind w:left="1068" w:hanging="360"/>
      </w:pPr>
      <w:rPr>
        <w:rFonts w:ascii="Symbol" w:hAnsi="Symbol" w:hint="default"/>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num w:numId="1" w16cid:durableId="1173643515">
    <w:abstractNumId w:val="21"/>
  </w:num>
  <w:num w:numId="2" w16cid:durableId="1532568542">
    <w:abstractNumId w:val="2"/>
  </w:num>
  <w:num w:numId="3" w16cid:durableId="1326860699">
    <w:abstractNumId w:val="30"/>
  </w:num>
  <w:num w:numId="4" w16cid:durableId="81799127">
    <w:abstractNumId w:val="10"/>
  </w:num>
  <w:num w:numId="5" w16cid:durableId="1460537698">
    <w:abstractNumId w:val="19"/>
  </w:num>
  <w:num w:numId="6" w16cid:durableId="2000573197">
    <w:abstractNumId w:val="25"/>
  </w:num>
  <w:num w:numId="7" w16cid:durableId="1340809173">
    <w:abstractNumId w:val="5"/>
  </w:num>
  <w:num w:numId="8" w16cid:durableId="1736314964">
    <w:abstractNumId w:val="26"/>
  </w:num>
  <w:num w:numId="9" w16cid:durableId="287249987">
    <w:abstractNumId w:val="17"/>
  </w:num>
  <w:num w:numId="10" w16cid:durableId="1093429436">
    <w:abstractNumId w:val="13"/>
  </w:num>
  <w:num w:numId="11" w16cid:durableId="1276326111">
    <w:abstractNumId w:val="29"/>
  </w:num>
  <w:num w:numId="12" w16cid:durableId="1849130303">
    <w:abstractNumId w:val="14"/>
  </w:num>
  <w:num w:numId="13" w16cid:durableId="961380258">
    <w:abstractNumId w:val="18"/>
  </w:num>
  <w:num w:numId="14" w16cid:durableId="1826699943">
    <w:abstractNumId w:val="22"/>
  </w:num>
  <w:num w:numId="15" w16cid:durableId="633681515">
    <w:abstractNumId w:val="24"/>
  </w:num>
  <w:num w:numId="16" w16cid:durableId="802960504">
    <w:abstractNumId w:val="6"/>
  </w:num>
  <w:num w:numId="17" w16cid:durableId="119491985">
    <w:abstractNumId w:val="1"/>
  </w:num>
  <w:num w:numId="18" w16cid:durableId="404649515">
    <w:abstractNumId w:val="7"/>
  </w:num>
  <w:num w:numId="19" w16cid:durableId="559248296">
    <w:abstractNumId w:val="15"/>
  </w:num>
  <w:num w:numId="20" w16cid:durableId="1342732721">
    <w:abstractNumId w:val="32"/>
  </w:num>
  <w:num w:numId="21" w16cid:durableId="1369329171">
    <w:abstractNumId w:val="27"/>
  </w:num>
  <w:num w:numId="22" w16cid:durableId="161553423">
    <w:abstractNumId w:val="11"/>
  </w:num>
  <w:num w:numId="23" w16cid:durableId="1786970263">
    <w:abstractNumId w:val="23"/>
  </w:num>
  <w:num w:numId="24" w16cid:durableId="1076980698">
    <w:abstractNumId w:val="28"/>
  </w:num>
  <w:num w:numId="25" w16cid:durableId="1300188252">
    <w:abstractNumId w:val="12"/>
  </w:num>
  <w:num w:numId="26" w16cid:durableId="2115634571">
    <w:abstractNumId w:val="4"/>
  </w:num>
  <w:num w:numId="27" w16cid:durableId="2143692526">
    <w:abstractNumId w:val="20"/>
  </w:num>
  <w:num w:numId="28" w16cid:durableId="635334562">
    <w:abstractNumId w:val="16"/>
  </w:num>
  <w:num w:numId="29" w16cid:durableId="1644115327">
    <w:abstractNumId w:val="9"/>
  </w:num>
  <w:num w:numId="30" w16cid:durableId="1931382">
    <w:abstractNumId w:val="31"/>
  </w:num>
  <w:num w:numId="31" w16cid:durableId="1855877434">
    <w:abstractNumId w:val="8"/>
  </w:num>
  <w:num w:numId="32" w16cid:durableId="1005325414">
    <w:abstractNumId w:val="3"/>
  </w:num>
  <w:num w:numId="33" w16cid:durableId="12995313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el Samaha">
    <w15:presenceInfo w15:providerId="AD" w15:userId="S-1-5-21-1390067357-1801674531-839522115-697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048"/>
    <w:rsid w:val="00010388"/>
    <w:rsid w:val="00022701"/>
    <w:rsid w:val="000242C3"/>
    <w:rsid w:val="0003204D"/>
    <w:rsid w:val="0003580E"/>
    <w:rsid w:val="00036D22"/>
    <w:rsid w:val="000554E4"/>
    <w:rsid w:val="000562FE"/>
    <w:rsid w:val="000722C1"/>
    <w:rsid w:val="0007449B"/>
    <w:rsid w:val="00076825"/>
    <w:rsid w:val="000901F3"/>
    <w:rsid w:val="0009720C"/>
    <w:rsid w:val="000A2CAD"/>
    <w:rsid w:val="000A34DA"/>
    <w:rsid w:val="000B35E9"/>
    <w:rsid w:val="000B4AC0"/>
    <w:rsid w:val="000B7BF8"/>
    <w:rsid w:val="000C0B03"/>
    <w:rsid w:val="000C2EF4"/>
    <w:rsid w:val="000C7DEF"/>
    <w:rsid w:val="000D3CDA"/>
    <w:rsid w:val="000E082F"/>
    <w:rsid w:val="000E3069"/>
    <w:rsid w:val="000E70E4"/>
    <w:rsid w:val="00100444"/>
    <w:rsid w:val="001035CA"/>
    <w:rsid w:val="001102D5"/>
    <w:rsid w:val="00112C8E"/>
    <w:rsid w:val="0014260D"/>
    <w:rsid w:val="00143021"/>
    <w:rsid w:val="00150E0B"/>
    <w:rsid w:val="001530A4"/>
    <w:rsid w:val="001562A8"/>
    <w:rsid w:val="001570CE"/>
    <w:rsid w:val="00160BBD"/>
    <w:rsid w:val="00160D1C"/>
    <w:rsid w:val="001632A3"/>
    <w:rsid w:val="00163B3D"/>
    <w:rsid w:val="001663CA"/>
    <w:rsid w:val="00166C95"/>
    <w:rsid w:val="00191E36"/>
    <w:rsid w:val="00196688"/>
    <w:rsid w:val="00197AAF"/>
    <w:rsid w:val="001A4068"/>
    <w:rsid w:val="001A590F"/>
    <w:rsid w:val="001A5B41"/>
    <w:rsid w:val="001B0131"/>
    <w:rsid w:val="001B27BF"/>
    <w:rsid w:val="001E03FE"/>
    <w:rsid w:val="001E18C5"/>
    <w:rsid w:val="001E5954"/>
    <w:rsid w:val="001F04B8"/>
    <w:rsid w:val="001F1AB9"/>
    <w:rsid w:val="001F265C"/>
    <w:rsid w:val="001F68E7"/>
    <w:rsid w:val="00226658"/>
    <w:rsid w:val="00233F59"/>
    <w:rsid w:val="00250323"/>
    <w:rsid w:val="00260ABD"/>
    <w:rsid w:val="0026372E"/>
    <w:rsid w:val="0026618B"/>
    <w:rsid w:val="00282715"/>
    <w:rsid w:val="00290EDB"/>
    <w:rsid w:val="00292A18"/>
    <w:rsid w:val="002935DB"/>
    <w:rsid w:val="002972F2"/>
    <w:rsid w:val="002B28C2"/>
    <w:rsid w:val="002B583C"/>
    <w:rsid w:val="002D72E0"/>
    <w:rsid w:val="002F32C9"/>
    <w:rsid w:val="0030321F"/>
    <w:rsid w:val="0030625C"/>
    <w:rsid w:val="003072EE"/>
    <w:rsid w:val="00325128"/>
    <w:rsid w:val="00327EAB"/>
    <w:rsid w:val="0033432E"/>
    <w:rsid w:val="003373D9"/>
    <w:rsid w:val="00344E13"/>
    <w:rsid w:val="00346134"/>
    <w:rsid w:val="00351AEE"/>
    <w:rsid w:val="00362345"/>
    <w:rsid w:val="00363764"/>
    <w:rsid w:val="00367BA1"/>
    <w:rsid w:val="003717DB"/>
    <w:rsid w:val="00380AF4"/>
    <w:rsid w:val="00386898"/>
    <w:rsid w:val="00396950"/>
    <w:rsid w:val="00397698"/>
    <w:rsid w:val="003A0569"/>
    <w:rsid w:val="003B3A9B"/>
    <w:rsid w:val="003B7135"/>
    <w:rsid w:val="003C57E8"/>
    <w:rsid w:val="003D3393"/>
    <w:rsid w:val="003F72DC"/>
    <w:rsid w:val="003F73F4"/>
    <w:rsid w:val="00402597"/>
    <w:rsid w:val="00413570"/>
    <w:rsid w:val="00432A8C"/>
    <w:rsid w:val="00433325"/>
    <w:rsid w:val="004366B7"/>
    <w:rsid w:val="004473F4"/>
    <w:rsid w:val="004563C4"/>
    <w:rsid w:val="0047046B"/>
    <w:rsid w:val="004754D0"/>
    <w:rsid w:val="004766EA"/>
    <w:rsid w:val="004812BB"/>
    <w:rsid w:val="00483A90"/>
    <w:rsid w:val="0048645E"/>
    <w:rsid w:val="0048646E"/>
    <w:rsid w:val="004932FD"/>
    <w:rsid w:val="004965C2"/>
    <w:rsid w:val="0049667F"/>
    <w:rsid w:val="004A46B0"/>
    <w:rsid w:val="004B0D6B"/>
    <w:rsid w:val="004D1406"/>
    <w:rsid w:val="004E3B7C"/>
    <w:rsid w:val="004E471B"/>
    <w:rsid w:val="004E48C3"/>
    <w:rsid w:val="004F02A9"/>
    <w:rsid w:val="004F48CE"/>
    <w:rsid w:val="004F52C7"/>
    <w:rsid w:val="004F55B7"/>
    <w:rsid w:val="0050397F"/>
    <w:rsid w:val="00513568"/>
    <w:rsid w:val="005266B4"/>
    <w:rsid w:val="00530DC2"/>
    <w:rsid w:val="00531530"/>
    <w:rsid w:val="00535D7F"/>
    <w:rsid w:val="00545C3F"/>
    <w:rsid w:val="0056054D"/>
    <w:rsid w:val="00570A90"/>
    <w:rsid w:val="005A19A3"/>
    <w:rsid w:val="005A3150"/>
    <w:rsid w:val="005A3C6F"/>
    <w:rsid w:val="005A4D26"/>
    <w:rsid w:val="005B0832"/>
    <w:rsid w:val="005B1AE1"/>
    <w:rsid w:val="005B5164"/>
    <w:rsid w:val="005B7E88"/>
    <w:rsid w:val="005E2357"/>
    <w:rsid w:val="005F3497"/>
    <w:rsid w:val="005F6D1E"/>
    <w:rsid w:val="005F774C"/>
    <w:rsid w:val="005F7C78"/>
    <w:rsid w:val="00602664"/>
    <w:rsid w:val="0060791D"/>
    <w:rsid w:val="00614B5E"/>
    <w:rsid w:val="00614CD1"/>
    <w:rsid w:val="00615C4B"/>
    <w:rsid w:val="00623036"/>
    <w:rsid w:val="00633B3B"/>
    <w:rsid w:val="006514EE"/>
    <w:rsid w:val="00661E7A"/>
    <w:rsid w:val="00663666"/>
    <w:rsid w:val="00664A22"/>
    <w:rsid w:val="006755C7"/>
    <w:rsid w:val="00690D99"/>
    <w:rsid w:val="006911EC"/>
    <w:rsid w:val="0069155A"/>
    <w:rsid w:val="00697375"/>
    <w:rsid w:val="006B3BE7"/>
    <w:rsid w:val="006B6B0A"/>
    <w:rsid w:val="006C060B"/>
    <w:rsid w:val="006C7432"/>
    <w:rsid w:val="006D33C9"/>
    <w:rsid w:val="006E7852"/>
    <w:rsid w:val="006F6614"/>
    <w:rsid w:val="00702BD8"/>
    <w:rsid w:val="00705E50"/>
    <w:rsid w:val="0071238E"/>
    <w:rsid w:val="00713127"/>
    <w:rsid w:val="0071449A"/>
    <w:rsid w:val="0072397D"/>
    <w:rsid w:val="007300A7"/>
    <w:rsid w:val="00730BE6"/>
    <w:rsid w:val="007359C9"/>
    <w:rsid w:val="00741577"/>
    <w:rsid w:val="00742A48"/>
    <w:rsid w:val="00744F81"/>
    <w:rsid w:val="007515DA"/>
    <w:rsid w:val="00751AFE"/>
    <w:rsid w:val="00754A79"/>
    <w:rsid w:val="00757247"/>
    <w:rsid w:val="00771587"/>
    <w:rsid w:val="007724A6"/>
    <w:rsid w:val="00777C6E"/>
    <w:rsid w:val="00783E29"/>
    <w:rsid w:val="00784FDE"/>
    <w:rsid w:val="007A009C"/>
    <w:rsid w:val="007B23CB"/>
    <w:rsid w:val="007B3406"/>
    <w:rsid w:val="007C05D5"/>
    <w:rsid w:val="007C30BA"/>
    <w:rsid w:val="007C5F99"/>
    <w:rsid w:val="007C6B79"/>
    <w:rsid w:val="007D3C14"/>
    <w:rsid w:val="007D7F8E"/>
    <w:rsid w:val="007E1DD0"/>
    <w:rsid w:val="00804189"/>
    <w:rsid w:val="00805197"/>
    <w:rsid w:val="00812917"/>
    <w:rsid w:val="0082527D"/>
    <w:rsid w:val="0082625B"/>
    <w:rsid w:val="008305D6"/>
    <w:rsid w:val="00862D8A"/>
    <w:rsid w:val="0087055A"/>
    <w:rsid w:val="00872D72"/>
    <w:rsid w:val="008829F8"/>
    <w:rsid w:val="0088735C"/>
    <w:rsid w:val="00892D3E"/>
    <w:rsid w:val="00897F17"/>
    <w:rsid w:val="008A23C9"/>
    <w:rsid w:val="008A39E2"/>
    <w:rsid w:val="008A4525"/>
    <w:rsid w:val="008A6339"/>
    <w:rsid w:val="008B1DD8"/>
    <w:rsid w:val="008C5C0C"/>
    <w:rsid w:val="008D27E1"/>
    <w:rsid w:val="008D481F"/>
    <w:rsid w:val="008E281B"/>
    <w:rsid w:val="008E4313"/>
    <w:rsid w:val="00912048"/>
    <w:rsid w:val="00923234"/>
    <w:rsid w:val="0092662F"/>
    <w:rsid w:val="00932C6D"/>
    <w:rsid w:val="009361B8"/>
    <w:rsid w:val="00936C67"/>
    <w:rsid w:val="009416D0"/>
    <w:rsid w:val="009417EA"/>
    <w:rsid w:val="00943B2B"/>
    <w:rsid w:val="0094416B"/>
    <w:rsid w:val="00945FC2"/>
    <w:rsid w:val="00956293"/>
    <w:rsid w:val="00961C91"/>
    <w:rsid w:val="00974710"/>
    <w:rsid w:val="009770CC"/>
    <w:rsid w:val="00985900"/>
    <w:rsid w:val="009954FB"/>
    <w:rsid w:val="009955E6"/>
    <w:rsid w:val="009967F7"/>
    <w:rsid w:val="009A2806"/>
    <w:rsid w:val="009B0914"/>
    <w:rsid w:val="009B1BB7"/>
    <w:rsid w:val="009B2B09"/>
    <w:rsid w:val="009B607D"/>
    <w:rsid w:val="009D397E"/>
    <w:rsid w:val="009D741E"/>
    <w:rsid w:val="009E00F3"/>
    <w:rsid w:val="009E481B"/>
    <w:rsid w:val="009E6146"/>
    <w:rsid w:val="009F0351"/>
    <w:rsid w:val="009F4961"/>
    <w:rsid w:val="009F5F4B"/>
    <w:rsid w:val="00A05E4F"/>
    <w:rsid w:val="00A20441"/>
    <w:rsid w:val="00A222D6"/>
    <w:rsid w:val="00A3654F"/>
    <w:rsid w:val="00A64A76"/>
    <w:rsid w:val="00A74212"/>
    <w:rsid w:val="00A747E9"/>
    <w:rsid w:val="00A81146"/>
    <w:rsid w:val="00AA002A"/>
    <w:rsid w:val="00AA4566"/>
    <w:rsid w:val="00AB5236"/>
    <w:rsid w:val="00AB6F0B"/>
    <w:rsid w:val="00AC2EFD"/>
    <w:rsid w:val="00AC588C"/>
    <w:rsid w:val="00AD1C4B"/>
    <w:rsid w:val="00AD36B3"/>
    <w:rsid w:val="00AD456B"/>
    <w:rsid w:val="00AE0785"/>
    <w:rsid w:val="00AE5963"/>
    <w:rsid w:val="00AE6963"/>
    <w:rsid w:val="00AF1520"/>
    <w:rsid w:val="00B0529C"/>
    <w:rsid w:val="00B149F0"/>
    <w:rsid w:val="00B17932"/>
    <w:rsid w:val="00B40C6B"/>
    <w:rsid w:val="00B4168B"/>
    <w:rsid w:val="00B425E8"/>
    <w:rsid w:val="00B51416"/>
    <w:rsid w:val="00B51EA6"/>
    <w:rsid w:val="00B63363"/>
    <w:rsid w:val="00B64FCA"/>
    <w:rsid w:val="00B71143"/>
    <w:rsid w:val="00B73772"/>
    <w:rsid w:val="00B87777"/>
    <w:rsid w:val="00BA6965"/>
    <w:rsid w:val="00BB0F2E"/>
    <w:rsid w:val="00BC6315"/>
    <w:rsid w:val="00BD088C"/>
    <w:rsid w:val="00BE0080"/>
    <w:rsid w:val="00C010AE"/>
    <w:rsid w:val="00C02DC0"/>
    <w:rsid w:val="00C12CE8"/>
    <w:rsid w:val="00C142A6"/>
    <w:rsid w:val="00C24749"/>
    <w:rsid w:val="00C34589"/>
    <w:rsid w:val="00C41340"/>
    <w:rsid w:val="00C57F95"/>
    <w:rsid w:val="00C630C8"/>
    <w:rsid w:val="00C72DB2"/>
    <w:rsid w:val="00C778A7"/>
    <w:rsid w:val="00C858A9"/>
    <w:rsid w:val="00C92535"/>
    <w:rsid w:val="00CB01E0"/>
    <w:rsid w:val="00CB1D7C"/>
    <w:rsid w:val="00CB790B"/>
    <w:rsid w:val="00CC293A"/>
    <w:rsid w:val="00CC3BA6"/>
    <w:rsid w:val="00CC4F43"/>
    <w:rsid w:val="00CE4156"/>
    <w:rsid w:val="00CE63A1"/>
    <w:rsid w:val="00CF402C"/>
    <w:rsid w:val="00D07733"/>
    <w:rsid w:val="00D11256"/>
    <w:rsid w:val="00D21291"/>
    <w:rsid w:val="00D26F8B"/>
    <w:rsid w:val="00D44147"/>
    <w:rsid w:val="00D44504"/>
    <w:rsid w:val="00D57378"/>
    <w:rsid w:val="00D76485"/>
    <w:rsid w:val="00D77B5F"/>
    <w:rsid w:val="00D832D4"/>
    <w:rsid w:val="00D8436A"/>
    <w:rsid w:val="00D85001"/>
    <w:rsid w:val="00D90D99"/>
    <w:rsid w:val="00D9575D"/>
    <w:rsid w:val="00DB115C"/>
    <w:rsid w:val="00DB371C"/>
    <w:rsid w:val="00DB7023"/>
    <w:rsid w:val="00DF45C0"/>
    <w:rsid w:val="00DF7954"/>
    <w:rsid w:val="00E0543E"/>
    <w:rsid w:val="00E104C4"/>
    <w:rsid w:val="00E137E3"/>
    <w:rsid w:val="00E2085B"/>
    <w:rsid w:val="00E30962"/>
    <w:rsid w:val="00E553FE"/>
    <w:rsid w:val="00E57FE6"/>
    <w:rsid w:val="00E60F24"/>
    <w:rsid w:val="00E6196F"/>
    <w:rsid w:val="00E709E6"/>
    <w:rsid w:val="00E83F97"/>
    <w:rsid w:val="00EA1F96"/>
    <w:rsid w:val="00EA55F5"/>
    <w:rsid w:val="00EB7147"/>
    <w:rsid w:val="00EC7FE0"/>
    <w:rsid w:val="00ED264A"/>
    <w:rsid w:val="00EF3578"/>
    <w:rsid w:val="00EF52CB"/>
    <w:rsid w:val="00F00049"/>
    <w:rsid w:val="00F00C75"/>
    <w:rsid w:val="00F06925"/>
    <w:rsid w:val="00F12F4D"/>
    <w:rsid w:val="00F15786"/>
    <w:rsid w:val="00F2560C"/>
    <w:rsid w:val="00F26F64"/>
    <w:rsid w:val="00F424C0"/>
    <w:rsid w:val="00FB1759"/>
    <w:rsid w:val="00FB60C3"/>
    <w:rsid w:val="00FC39C1"/>
    <w:rsid w:val="00FC6099"/>
    <w:rsid w:val="00FD2276"/>
    <w:rsid w:val="00FD3BCE"/>
    <w:rsid w:val="00FD5438"/>
    <w:rsid w:val="00FD6C29"/>
    <w:rsid w:val="00FD6CC9"/>
    <w:rsid w:val="00FE1A91"/>
    <w:rsid w:val="00FE5075"/>
    <w:rsid w:val="00FE7DDD"/>
    <w:rsid w:val="00FF1816"/>
    <w:rsid w:val="00FF281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BAA7F"/>
  <w15:docId w15:val="{CD7A5B15-ADCC-4A6D-A684-7E42C67A1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Source Sans Pro" w:hAnsi="Source Sans Pro"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fr-FR"/>
    </w:rPr>
  </w:style>
  <w:style w:type="paragraph" w:styleId="Heading1">
    <w:name w:val="heading 1"/>
    <w:basedOn w:val="Normal"/>
    <w:next w:val="Normal"/>
    <w:link w:val="Heading1Char"/>
    <w:uiPriority w:val="9"/>
    <w:qFormat/>
    <w:rsid w:val="003B7135"/>
    <w:pPr>
      <w:keepNext/>
      <w:numPr>
        <w:numId w:val="13"/>
      </w:numPr>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3B7135"/>
    <w:pPr>
      <w:keepNext/>
      <w:numPr>
        <w:ilvl w:val="1"/>
        <w:numId w:val="13"/>
      </w:numPr>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1E03FE"/>
    <w:pPr>
      <w:keepNext/>
      <w:keepLines/>
      <w:numPr>
        <w:ilvl w:val="2"/>
        <w:numId w:val="1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E03FE"/>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E03FE"/>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E03FE"/>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E03FE"/>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E03FE"/>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E03FE"/>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titre2">
    <w:name w:val="contact titre 2"/>
    <w:basedOn w:val="Normal"/>
    <w:next w:val="Normal"/>
    <w:uiPriority w:val="99"/>
    <w:rsid w:val="00912048"/>
    <w:pPr>
      <w:autoSpaceDE w:val="0"/>
      <w:autoSpaceDN w:val="0"/>
      <w:adjustRightInd w:val="0"/>
      <w:spacing w:after="0" w:line="288" w:lineRule="auto"/>
      <w:textAlignment w:val="center"/>
    </w:pPr>
    <w:rPr>
      <w:rFonts w:ascii="ITCFranklinGothicStd-Demi" w:hAnsi="ITCFranklinGothicStd-Demi" w:cs="ITCFranklinGothicStd-Demi"/>
      <w:caps/>
      <w:color w:val="0000FF"/>
      <w:sz w:val="18"/>
      <w:szCs w:val="18"/>
    </w:rPr>
  </w:style>
  <w:style w:type="character" w:customStyle="1" w:styleId="textedemibleuAXA">
    <w:name w:val="texte demi bleu AXA"/>
    <w:uiPriority w:val="99"/>
    <w:rsid w:val="00912048"/>
    <w:rPr>
      <w:color w:val="0000FF"/>
    </w:rPr>
  </w:style>
  <w:style w:type="paragraph" w:customStyle="1" w:styleId="Aucunstyle">
    <w:name w:val="[Aucun style]"/>
    <w:rsid w:val="00912048"/>
    <w:pPr>
      <w:autoSpaceDE w:val="0"/>
      <w:autoSpaceDN w:val="0"/>
      <w:adjustRightInd w:val="0"/>
      <w:spacing w:line="288" w:lineRule="auto"/>
      <w:textAlignment w:val="center"/>
    </w:pPr>
    <w:rPr>
      <w:rFonts w:ascii="MinionPro-Regular" w:hAnsi="MinionPro-Regular" w:cs="MinionPro-Regular"/>
      <w:color w:val="000000"/>
      <w:sz w:val="24"/>
      <w:szCs w:val="24"/>
      <w:lang w:val="fr-FR"/>
    </w:rPr>
  </w:style>
  <w:style w:type="paragraph" w:customStyle="1" w:styleId="Paragraphestandard">
    <w:name w:val="[Paragraphe standard]"/>
    <w:basedOn w:val="Aucunstyle"/>
    <w:uiPriority w:val="99"/>
    <w:rsid w:val="00912048"/>
    <w:pPr>
      <w:suppressAutoHyphens/>
      <w:spacing w:after="170"/>
      <w:jc w:val="both"/>
    </w:pPr>
    <w:rPr>
      <w:rFonts w:ascii="ITCFranklinGothicStd-Book" w:hAnsi="ITCFranklinGothicStd-Book" w:cs="ITCFranklinGothicStd-Book"/>
      <w:sz w:val="20"/>
      <w:szCs w:val="20"/>
    </w:rPr>
  </w:style>
  <w:style w:type="paragraph" w:styleId="Header">
    <w:name w:val="header"/>
    <w:basedOn w:val="Normal"/>
    <w:link w:val="HeaderChar"/>
    <w:uiPriority w:val="99"/>
    <w:unhideWhenUsed/>
    <w:rsid w:val="009232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3234"/>
  </w:style>
  <w:style w:type="paragraph" w:styleId="Footer">
    <w:name w:val="footer"/>
    <w:basedOn w:val="Normal"/>
    <w:link w:val="FooterChar"/>
    <w:uiPriority w:val="99"/>
    <w:unhideWhenUsed/>
    <w:rsid w:val="009232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3234"/>
  </w:style>
  <w:style w:type="paragraph" w:styleId="BalloonText">
    <w:name w:val="Balloon Text"/>
    <w:basedOn w:val="Normal"/>
    <w:link w:val="BalloonTextChar"/>
    <w:uiPriority w:val="99"/>
    <w:semiHidden/>
    <w:unhideWhenUsed/>
    <w:rsid w:val="00C57F9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57F95"/>
    <w:rPr>
      <w:rFonts w:ascii="Tahoma" w:hAnsi="Tahoma" w:cs="Tahoma"/>
      <w:sz w:val="16"/>
      <w:szCs w:val="16"/>
    </w:rPr>
  </w:style>
  <w:style w:type="paragraph" w:customStyle="1" w:styleId="Legalinformations">
    <w:name w:val="Legal informations"/>
    <w:basedOn w:val="Aucunstyle"/>
    <w:uiPriority w:val="99"/>
    <w:rsid w:val="000E3069"/>
    <w:pPr>
      <w:suppressAutoHyphens/>
      <w:jc w:val="both"/>
    </w:pPr>
    <w:rPr>
      <w:rFonts w:ascii="SourceSansPro-Regular" w:hAnsi="SourceSansPro-Regular" w:cs="SourceSansPro-Regular"/>
      <w:sz w:val="12"/>
      <w:szCs w:val="12"/>
      <w:lang w:val="en-US"/>
    </w:rPr>
  </w:style>
  <w:style w:type="paragraph" w:styleId="NoSpacing">
    <w:name w:val="No Spacing"/>
    <w:link w:val="NoSpacingChar"/>
    <w:uiPriority w:val="1"/>
    <w:qFormat/>
    <w:rsid w:val="00A747E9"/>
    <w:rPr>
      <w:rFonts w:eastAsia="Times New Roman"/>
      <w:sz w:val="22"/>
      <w:szCs w:val="22"/>
      <w:lang w:val="fr-FR" w:eastAsia="fr-FR"/>
    </w:rPr>
  </w:style>
  <w:style w:type="character" w:customStyle="1" w:styleId="NoSpacingChar">
    <w:name w:val="No Spacing Char"/>
    <w:link w:val="NoSpacing"/>
    <w:uiPriority w:val="1"/>
    <w:rsid w:val="00A747E9"/>
    <w:rPr>
      <w:rFonts w:eastAsia="Times New Roman"/>
      <w:lang w:eastAsia="fr-FR"/>
    </w:rPr>
  </w:style>
  <w:style w:type="table" w:styleId="TableGrid">
    <w:name w:val="Table Grid"/>
    <w:basedOn w:val="TableNormal"/>
    <w:uiPriority w:val="59"/>
    <w:rsid w:val="003062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92D3E"/>
    <w:pPr>
      <w:spacing w:after="0" w:line="240" w:lineRule="auto"/>
    </w:pPr>
    <w:rPr>
      <w:sz w:val="20"/>
      <w:szCs w:val="20"/>
    </w:rPr>
  </w:style>
  <w:style w:type="character" w:customStyle="1" w:styleId="FootnoteTextChar">
    <w:name w:val="Footnote Text Char"/>
    <w:link w:val="FootnoteText"/>
    <w:uiPriority w:val="99"/>
    <w:semiHidden/>
    <w:rsid w:val="00892D3E"/>
    <w:rPr>
      <w:sz w:val="20"/>
      <w:szCs w:val="20"/>
    </w:rPr>
  </w:style>
  <w:style w:type="character" w:styleId="FootnoteReference">
    <w:name w:val="footnote reference"/>
    <w:uiPriority w:val="99"/>
    <w:semiHidden/>
    <w:unhideWhenUsed/>
    <w:rsid w:val="00892D3E"/>
    <w:rPr>
      <w:vertAlign w:val="superscript"/>
    </w:rPr>
  </w:style>
  <w:style w:type="paragraph" w:styleId="EndnoteText">
    <w:name w:val="endnote text"/>
    <w:basedOn w:val="Normal"/>
    <w:link w:val="EndnoteTextChar"/>
    <w:uiPriority w:val="99"/>
    <w:semiHidden/>
    <w:unhideWhenUsed/>
    <w:rsid w:val="00CB790B"/>
    <w:pPr>
      <w:spacing w:after="0" w:line="240" w:lineRule="auto"/>
    </w:pPr>
    <w:rPr>
      <w:sz w:val="20"/>
      <w:szCs w:val="20"/>
    </w:rPr>
  </w:style>
  <w:style w:type="character" w:customStyle="1" w:styleId="EndnoteTextChar">
    <w:name w:val="Endnote Text Char"/>
    <w:link w:val="EndnoteText"/>
    <w:uiPriority w:val="99"/>
    <w:semiHidden/>
    <w:rsid w:val="00CB790B"/>
    <w:rPr>
      <w:sz w:val="20"/>
      <w:szCs w:val="20"/>
    </w:rPr>
  </w:style>
  <w:style w:type="character" w:styleId="EndnoteReference">
    <w:name w:val="endnote reference"/>
    <w:uiPriority w:val="99"/>
    <w:semiHidden/>
    <w:unhideWhenUsed/>
    <w:rsid w:val="00CB790B"/>
    <w:rPr>
      <w:vertAlign w:val="superscript"/>
    </w:rPr>
  </w:style>
  <w:style w:type="paragraph" w:styleId="ListParagraph">
    <w:name w:val="List Paragraph"/>
    <w:basedOn w:val="Normal"/>
    <w:link w:val="ListParagraphChar"/>
    <w:uiPriority w:val="34"/>
    <w:qFormat/>
    <w:rsid w:val="00AB6F0B"/>
    <w:pPr>
      <w:spacing w:after="160" w:line="259" w:lineRule="auto"/>
      <w:ind w:left="720"/>
      <w:contextualSpacing/>
    </w:pPr>
    <w:rPr>
      <w:rFonts w:ascii="Calibri" w:eastAsia="Calibri" w:hAnsi="Calibri" w:cs="Arial"/>
      <w:lang w:val="en-US"/>
    </w:rPr>
  </w:style>
  <w:style w:type="paragraph" w:customStyle="1" w:styleId="TOC">
    <w:name w:val="TOC"/>
    <w:rsid w:val="00AE6963"/>
    <w:rPr>
      <w:rFonts w:ascii="Arial Bold" w:eastAsia="Times New Roman" w:hAnsi="Arial Bold" w:cs="Arial Bold"/>
      <w:b/>
      <w:bCs/>
      <w:color w:val="005294"/>
      <w:kern w:val="32"/>
      <w:sz w:val="32"/>
      <w:szCs w:val="32"/>
      <w:lang w:val="en-GB" w:eastAsia="en-GB"/>
    </w:rPr>
  </w:style>
  <w:style w:type="paragraph" w:customStyle="1" w:styleId="BoldBlueDark">
    <w:name w:val="Bold Blue Dark"/>
    <w:basedOn w:val="Normal"/>
    <w:link w:val="BoldBlueDarkChar"/>
    <w:rsid w:val="00AE6963"/>
    <w:pPr>
      <w:spacing w:before="120" w:after="120" w:line="240" w:lineRule="auto"/>
    </w:pPr>
    <w:rPr>
      <w:rFonts w:ascii="Arial" w:eastAsia="Times New Roman" w:hAnsi="Arial"/>
      <w:b/>
      <w:color w:val="005294"/>
      <w:sz w:val="20"/>
      <w:szCs w:val="24"/>
      <w:lang w:val="en-GB" w:eastAsia="en-GB"/>
    </w:rPr>
  </w:style>
  <w:style w:type="character" w:customStyle="1" w:styleId="BoldBlueDarkChar">
    <w:name w:val="Bold Blue Dark Char"/>
    <w:link w:val="BoldBlueDark"/>
    <w:rsid w:val="00AE6963"/>
    <w:rPr>
      <w:rFonts w:ascii="Arial" w:eastAsia="Times New Roman" w:hAnsi="Arial"/>
      <w:b/>
      <w:color w:val="005294"/>
      <w:szCs w:val="24"/>
      <w:lang w:val="en-GB" w:eastAsia="en-GB"/>
    </w:rPr>
  </w:style>
  <w:style w:type="character" w:customStyle="1" w:styleId="Heading1Char">
    <w:name w:val="Heading 1 Char"/>
    <w:link w:val="Heading1"/>
    <w:uiPriority w:val="9"/>
    <w:rsid w:val="003B7135"/>
    <w:rPr>
      <w:rFonts w:ascii="Calibri Light" w:eastAsia="Times New Roman" w:hAnsi="Calibri Light" w:cs="Times New Roman"/>
      <w:b/>
      <w:bCs/>
      <w:kern w:val="32"/>
      <w:sz w:val="32"/>
      <w:szCs w:val="32"/>
      <w:lang w:val="fr-FR"/>
    </w:rPr>
  </w:style>
  <w:style w:type="paragraph" w:styleId="TOCHeading">
    <w:name w:val="TOC Heading"/>
    <w:basedOn w:val="Heading1"/>
    <w:next w:val="Normal"/>
    <w:uiPriority w:val="39"/>
    <w:unhideWhenUsed/>
    <w:qFormat/>
    <w:rsid w:val="003B7135"/>
    <w:pPr>
      <w:keepLines/>
      <w:spacing w:after="0" w:line="259" w:lineRule="auto"/>
      <w:outlineLvl w:val="9"/>
    </w:pPr>
    <w:rPr>
      <w:b w:val="0"/>
      <w:bCs w:val="0"/>
      <w:color w:val="2F5496"/>
      <w:kern w:val="0"/>
      <w:lang w:val="en-US"/>
    </w:rPr>
  </w:style>
  <w:style w:type="character" w:customStyle="1" w:styleId="Heading2Char">
    <w:name w:val="Heading 2 Char"/>
    <w:link w:val="Heading2"/>
    <w:uiPriority w:val="9"/>
    <w:rsid w:val="003B7135"/>
    <w:rPr>
      <w:rFonts w:ascii="Calibri Light" w:eastAsia="Times New Roman" w:hAnsi="Calibri Light" w:cs="Times New Roman"/>
      <w:b/>
      <w:bCs/>
      <w:i/>
      <w:iCs/>
      <w:sz w:val="28"/>
      <w:szCs w:val="28"/>
      <w:lang w:val="fr-FR"/>
    </w:rPr>
  </w:style>
  <w:style w:type="paragraph" w:styleId="TOC7">
    <w:name w:val="toc 7"/>
    <w:basedOn w:val="Normal"/>
    <w:next w:val="Normal"/>
    <w:autoRedefine/>
    <w:uiPriority w:val="39"/>
    <w:semiHidden/>
    <w:unhideWhenUsed/>
    <w:rsid w:val="003B7135"/>
    <w:pPr>
      <w:ind w:left="1320"/>
    </w:pPr>
  </w:style>
  <w:style w:type="character" w:customStyle="1" w:styleId="ListParagraphChar">
    <w:name w:val="List Paragraph Char"/>
    <w:link w:val="ListParagraph"/>
    <w:uiPriority w:val="34"/>
    <w:rsid w:val="003B7135"/>
    <w:rPr>
      <w:rFonts w:ascii="Calibri" w:eastAsia="Calibri" w:hAnsi="Calibri" w:cs="Arial"/>
      <w:sz w:val="22"/>
      <w:szCs w:val="22"/>
    </w:rPr>
  </w:style>
  <w:style w:type="paragraph" w:styleId="TOC1">
    <w:name w:val="toc 1"/>
    <w:basedOn w:val="Normal"/>
    <w:next w:val="Normal"/>
    <w:autoRedefine/>
    <w:uiPriority w:val="39"/>
    <w:unhideWhenUsed/>
    <w:rsid w:val="003B3A9B"/>
  </w:style>
  <w:style w:type="paragraph" w:styleId="TOC2">
    <w:name w:val="toc 2"/>
    <w:basedOn w:val="Normal"/>
    <w:next w:val="Normal"/>
    <w:autoRedefine/>
    <w:uiPriority w:val="39"/>
    <w:unhideWhenUsed/>
    <w:rsid w:val="003B3A9B"/>
    <w:pPr>
      <w:ind w:left="220"/>
    </w:pPr>
  </w:style>
  <w:style w:type="character" w:styleId="Hyperlink">
    <w:name w:val="Hyperlink"/>
    <w:uiPriority w:val="99"/>
    <w:unhideWhenUsed/>
    <w:rsid w:val="003B3A9B"/>
    <w:rPr>
      <w:color w:val="0563C1"/>
      <w:u w:val="single"/>
    </w:rPr>
  </w:style>
  <w:style w:type="character" w:styleId="Emphasis">
    <w:name w:val="Emphasis"/>
    <w:basedOn w:val="DefaultParagraphFont"/>
    <w:uiPriority w:val="20"/>
    <w:qFormat/>
    <w:rsid w:val="009417EA"/>
    <w:rPr>
      <w:i/>
      <w:iCs/>
    </w:rPr>
  </w:style>
  <w:style w:type="paragraph" w:styleId="TOC3">
    <w:name w:val="toc 3"/>
    <w:basedOn w:val="Normal"/>
    <w:next w:val="Normal"/>
    <w:autoRedefine/>
    <w:uiPriority w:val="39"/>
    <w:unhideWhenUsed/>
    <w:rsid w:val="00664A22"/>
    <w:pPr>
      <w:spacing w:after="100" w:line="259" w:lineRule="auto"/>
      <w:ind w:left="440"/>
    </w:pPr>
    <w:rPr>
      <w:rFonts w:asciiTheme="minorHAnsi" w:eastAsiaTheme="minorEastAsia" w:hAnsiTheme="minorHAnsi"/>
      <w:lang w:val="en-US"/>
    </w:rPr>
  </w:style>
  <w:style w:type="paragraph" w:styleId="Title">
    <w:name w:val="Title"/>
    <w:basedOn w:val="Normal"/>
    <w:next w:val="Normal"/>
    <w:link w:val="TitleChar"/>
    <w:uiPriority w:val="10"/>
    <w:qFormat/>
    <w:rsid w:val="004932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2FD"/>
    <w:rPr>
      <w:rFonts w:asciiTheme="majorHAnsi" w:eastAsiaTheme="majorEastAsia" w:hAnsiTheme="majorHAnsi" w:cstheme="majorBidi"/>
      <w:spacing w:val="-10"/>
      <w:kern w:val="28"/>
      <w:sz w:val="56"/>
      <w:szCs w:val="56"/>
      <w:lang w:val="fr-FR"/>
    </w:rPr>
  </w:style>
  <w:style w:type="character" w:styleId="IntenseEmphasis">
    <w:name w:val="Intense Emphasis"/>
    <w:basedOn w:val="DefaultParagraphFont"/>
    <w:uiPriority w:val="21"/>
    <w:qFormat/>
    <w:rsid w:val="004932FD"/>
    <w:rPr>
      <w:i/>
      <w:iCs/>
      <w:color w:val="4472C4" w:themeColor="accent1"/>
    </w:rPr>
  </w:style>
  <w:style w:type="character" w:customStyle="1" w:styleId="Heading3Char">
    <w:name w:val="Heading 3 Char"/>
    <w:basedOn w:val="DefaultParagraphFont"/>
    <w:link w:val="Heading3"/>
    <w:uiPriority w:val="9"/>
    <w:semiHidden/>
    <w:rsid w:val="001E03FE"/>
    <w:rPr>
      <w:rFonts w:asciiTheme="majorHAnsi" w:eastAsiaTheme="majorEastAsia" w:hAnsiTheme="majorHAnsi" w:cstheme="majorBidi"/>
      <w:color w:val="1F3763" w:themeColor="accent1" w:themeShade="7F"/>
      <w:sz w:val="24"/>
      <w:szCs w:val="24"/>
      <w:lang w:val="fr-FR"/>
    </w:rPr>
  </w:style>
  <w:style w:type="character" w:customStyle="1" w:styleId="Heading4Char">
    <w:name w:val="Heading 4 Char"/>
    <w:basedOn w:val="DefaultParagraphFont"/>
    <w:link w:val="Heading4"/>
    <w:uiPriority w:val="9"/>
    <w:semiHidden/>
    <w:rsid w:val="001E03FE"/>
    <w:rPr>
      <w:rFonts w:asciiTheme="majorHAnsi" w:eastAsiaTheme="majorEastAsia" w:hAnsiTheme="majorHAnsi" w:cstheme="majorBidi"/>
      <w:i/>
      <w:iCs/>
      <w:color w:val="2F5496" w:themeColor="accent1" w:themeShade="BF"/>
      <w:sz w:val="22"/>
      <w:szCs w:val="22"/>
      <w:lang w:val="fr-FR"/>
    </w:rPr>
  </w:style>
  <w:style w:type="character" w:customStyle="1" w:styleId="Heading5Char">
    <w:name w:val="Heading 5 Char"/>
    <w:basedOn w:val="DefaultParagraphFont"/>
    <w:link w:val="Heading5"/>
    <w:uiPriority w:val="9"/>
    <w:semiHidden/>
    <w:rsid w:val="001E03FE"/>
    <w:rPr>
      <w:rFonts w:asciiTheme="majorHAnsi" w:eastAsiaTheme="majorEastAsia" w:hAnsiTheme="majorHAnsi" w:cstheme="majorBidi"/>
      <w:color w:val="2F5496" w:themeColor="accent1" w:themeShade="BF"/>
      <w:sz w:val="22"/>
      <w:szCs w:val="22"/>
      <w:lang w:val="fr-FR"/>
    </w:rPr>
  </w:style>
  <w:style w:type="character" w:customStyle="1" w:styleId="Heading6Char">
    <w:name w:val="Heading 6 Char"/>
    <w:basedOn w:val="DefaultParagraphFont"/>
    <w:link w:val="Heading6"/>
    <w:uiPriority w:val="9"/>
    <w:semiHidden/>
    <w:rsid w:val="001E03FE"/>
    <w:rPr>
      <w:rFonts w:asciiTheme="majorHAnsi" w:eastAsiaTheme="majorEastAsia" w:hAnsiTheme="majorHAnsi" w:cstheme="majorBidi"/>
      <w:color w:val="1F3763" w:themeColor="accent1" w:themeShade="7F"/>
      <w:sz w:val="22"/>
      <w:szCs w:val="22"/>
      <w:lang w:val="fr-FR"/>
    </w:rPr>
  </w:style>
  <w:style w:type="character" w:customStyle="1" w:styleId="Heading7Char">
    <w:name w:val="Heading 7 Char"/>
    <w:basedOn w:val="DefaultParagraphFont"/>
    <w:link w:val="Heading7"/>
    <w:uiPriority w:val="9"/>
    <w:semiHidden/>
    <w:rsid w:val="001E03FE"/>
    <w:rPr>
      <w:rFonts w:asciiTheme="majorHAnsi" w:eastAsiaTheme="majorEastAsia" w:hAnsiTheme="majorHAnsi" w:cstheme="majorBidi"/>
      <w:i/>
      <w:iCs/>
      <w:color w:val="1F3763" w:themeColor="accent1" w:themeShade="7F"/>
      <w:sz w:val="22"/>
      <w:szCs w:val="22"/>
      <w:lang w:val="fr-FR"/>
    </w:rPr>
  </w:style>
  <w:style w:type="character" w:customStyle="1" w:styleId="Heading8Char">
    <w:name w:val="Heading 8 Char"/>
    <w:basedOn w:val="DefaultParagraphFont"/>
    <w:link w:val="Heading8"/>
    <w:uiPriority w:val="9"/>
    <w:semiHidden/>
    <w:rsid w:val="001E03FE"/>
    <w:rPr>
      <w:rFonts w:asciiTheme="majorHAnsi" w:eastAsiaTheme="majorEastAsia" w:hAnsiTheme="majorHAnsi" w:cstheme="majorBidi"/>
      <w:color w:val="272727" w:themeColor="text1" w:themeTint="D8"/>
      <w:sz w:val="21"/>
      <w:szCs w:val="21"/>
      <w:lang w:val="fr-FR"/>
    </w:rPr>
  </w:style>
  <w:style w:type="character" w:customStyle="1" w:styleId="Heading9Char">
    <w:name w:val="Heading 9 Char"/>
    <w:basedOn w:val="DefaultParagraphFont"/>
    <w:link w:val="Heading9"/>
    <w:uiPriority w:val="9"/>
    <w:semiHidden/>
    <w:rsid w:val="001E03FE"/>
    <w:rPr>
      <w:rFonts w:asciiTheme="majorHAnsi" w:eastAsiaTheme="majorEastAsia" w:hAnsiTheme="majorHAnsi" w:cstheme="majorBidi"/>
      <w:i/>
      <w:iCs/>
      <w:color w:val="272727" w:themeColor="text1" w:themeTint="D8"/>
      <w:sz w:val="21"/>
      <w:szCs w:val="21"/>
      <w:lang w:val="fr-FR"/>
    </w:rPr>
  </w:style>
  <w:style w:type="paragraph" w:styleId="Revision">
    <w:name w:val="Revision"/>
    <w:hidden/>
    <w:uiPriority w:val="99"/>
    <w:semiHidden/>
    <w:rsid w:val="00C72DB2"/>
    <w:rPr>
      <w:sz w:val="22"/>
      <w:szCs w:val="22"/>
      <w:lang w:val="fr-FR"/>
    </w:rPr>
  </w:style>
  <w:style w:type="paragraph" w:styleId="NormalWeb">
    <w:name w:val="Normal (Web)"/>
    <w:basedOn w:val="Normal"/>
    <w:uiPriority w:val="99"/>
    <w:semiHidden/>
    <w:unhideWhenUsed/>
    <w:rsid w:val="00D90D99"/>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84064">
      <w:bodyDiv w:val="1"/>
      <w:marLeft w:val="0"/>
      <w:marRight w:val="0"/>
      <w:marTop w:val="0"/>
      <w:marBottom w:val="0"/>
      <w:divBdr>
        <w:top w:val="none" w:sz="0" w:space="0" w:color="auto"/>
        <w:left w:val="none" w:sz="0" w:space="0" w:color="auto"/>
        <w:bottom w:val="none" w:sz="0" w:space="0" w:color="auto"/>
        <w:right w:val="none" w:sz="0" w:space="0" w:color="auto"/>
      </w:divBdr>
    </w:div>
    <w:div w:id="214859208">
      <w:bodyDiv w:val="1"/>
      <w:marLeft w:val="0"/>
      <w:marRight w:val="0"/>
      <w:marTop w:val="0"/>
      <w:marBottom w:val="0"/>
      <w:divBdr>
        <w:top w:val="none" w:sz="0" w:space="0" w:color="auto"/>
        <w:left w:val="none" w:sz="0" w:space="0" w:color="auto"/>
        <w:bottom w:val="none" w:sz="0" w:space="0" w:color="auto"/>
        <w:right w:val="none" w:sz="0" w:space="0" w:color="auto"/>
      </w:divBdr>
    </w:div>
    <w:div w:id="239564133">
      <w:bodyDiv w:val="1"/>
      <w:marLeft w:val="0"/>
      <w:marRight w:val="0"/>
      <w:marTop w:val="0"/>
      <w:marBottom w:val="0"/>
      <w:divBdr>
        <w:top w:val="none" w:sz="0" w:space="0" w:color="auto"/>
        <w:left w:val="none" w:sz="0" w:space="0" w:color="auto"/>
        <w:bottom w:val="none" w:sz="0" w:space="0" w:color="auto"/>
        <w:right w:val="none" w:sz="0" w:space="0" w:color="auto"/>
      </w:divBdr>
    </w:div>
    <w:div w:id="518592530">
      <w:bodyDiv w:val="1"/>
      <w:marLeft w:val="0"/>
      <w:marRight w:val="0"/>
      <w:marTop w:val="0"/>
      <w:marBottom w:val="0"/>
      <w:divBdr>
        <w:top w:val="none" w:sz="0" w:space="0" w:color="auto"/>
        <w:left w:val="none" w:sz="0" w:space="0" w:color="auto"/>
        <w:bottom w:val="none" w:sz="0" w:space="0" w:color="auto"/>
        <w:right w:val="none" w:sz="0" w:space="0" w:color="auto"/>
      </w:divBdr>
    </w:div>
    <w:div w:id="571431784">
      <w:bodyDiv w:val="1"/>
      <w:marLeft w:val="0"/>
      <w:marRight w:val="0"/>
      <w:marTop w:val="0"/>
      <w:marBottom w:val="0"/>
      <w:divBdr>
        <w:top w:val="none" w:sz="0" w:space="0" w:color="auto"/>
        <w:left w:val="none" w:sz="0" w:space="0" w:color="auto"/>
        <w:bottom w:val="none" w:sz="0" w:space="0" w:color="auto"/>
        <w:right w:val="none" w:sz="0" w:space="0" w:color="auto"/>
      </w:divBdr>
    </w:div>
    <w:div w:id="603421281">
      <w:bodyDiv w:val="1"/>
      <w:marLeft w:val="0"/>
      <w:marRight w:val="0"/>
      <w:marTop w:val="0"/>
      <w:marBottom w:val="0"/>
      <w:divBdr>
        <w:top w:val="none" w:sz="0" w:space="0" w:color="auto"/>
        <w:left w:val="none" w:sz="0" w:space="0" w:color="auto"/>
        <w:bottom w:val="none" w:sz="0" w:space="0" w:color="auto"/>
        <w:right w:val="none" w:sz="0" w:space="0" w:color="auto"/>
      </w:divBdr>
    </w:div>
    <w:div w:id="793256338">
      <w:bodyDiv w:val="1"/>
      <w:marLeft w:val="0"/>
      <w:marRight w:val="0"/>
      <w:marTop w:val="0"/>
      <w:marBottom w:val="0"/>
      <w:divBdr>
        <w:top w:val="none" w:sz="0" w:space="0" w:color="auto"/>
        <w:left w:val="none" w:sz="0" w:space="0" w:color="auto"/>
        <w:bottom w:val="none" w:sz="0" w:space="0" w:color="auto"/>
        <w:right w:val="none" w:sz="0" w:space="0" w:color="auto"/>
      </w:divBdr>
    </w:div>
    <w:div w:id="825780508">
      <w:bodyDiv w:val="1"/>
      <w:marLeft w:val="0"/>
      <w:marRight w:val="0"/>
      <w:marTop w:val="0"/>
      <w:marBottom w:val="0"/>
      <w:divBdr>
        <w:top w:val="none" w:sz="0" w:space="0" w:color="auto"/>
        <w:left w:val="none" w:sz="0" w:space="0" w:color="auto"/>
        <w:bottom w:val="none" w:sz="0" w:space="0" w:color="auto"/>
        <w:right w:val="none" w:sz="0" w:space="0" w:color="auto"/>
      </w:divBdr>
    </w:div>
    <w:div w:id="877081731">
      <w:bodyDiv w:val="1"/>
      <w:marLeft w:val="0"/>
      <w:marRight w:val="0"/>
      <w:marTop w:val="0"/>
      <w:marBottom w:val="0"/>
      <w:divBdr>
        <w:top w:val="none" w:sz="0" w:space="0" w:color="auto"/>
        <w:left w:val="none" w:sz="0" w:space="0" w:color="auto"/>
        <w:bottom w:val="none" w:sz="0" w:space="0" w:color="auto"/>
        <w:right w:val="none" w:sz="0" w:space="0" w:color="auto"/>
      </w:divBdr>
    </w:div>
    <w:div w:id="930550078">
      <w:bodyDiv w:val="1"/>
      <w:marLeft w:val="0"/>
      <w:marRight w:val="0"/>
      <w:marTop w:val="0"/>
      <w:marBottom w:val="0"/>
      <w:divBdr>
        <w:top w:val="none" w:sz="0" w:space="0" w:color="auto"/>
        <w:left w:val="none" w:sz="0" w:space="0" w:color="auto"/>
        <w:bottom w:val="none" w:sz="0" w:space="0" w:color="auto"/>
        <w:right w:val="none" w:sz="0" w:space="0" w:color="auto"/>
      </w:divBdr>
    </w:div>
    <w:div w:id="974094142">
      <w:bodyDiv w:val="1"/>
      <w:marLeft w:val="0"/>
      <w:marRight w:val="0"/>
      <w:marTop w:val="0"/>
      <w:marBottom w:val="0"/>
      <w:divBdr>
        <w:top w:val="none" w:sz="0" w:space="0" w:color="auto"/>
        <w:left w:val="none" w:sz="0" w:space="0" w:color="auto"/>
        <w:bottom w:val="none" w:sz="0" w:space="0" w:color="auto"/>
        <w:right w:val="none" w:sz="0" w:space="0" w:color="auto"/>
      </w:divBdr>
    </w:div>
    <w:div w:id="1051156509">
      <w:bodyDiv w:val="1"/>
      <w:marLeft w:val="0"/>
      <w:marRight w:val="0"/>
      <w:marTop w:val="0"/>
      <w:marBottom w:val="0"/>
      <w:divBdr>
        <w:top w:val="none" w:sz="0" w:space="0" w:color="auto"/>
        <w:left w:val="none" w:sz="0" w:space="0" w:color="auto"/>
        <w:bottom w:val="none" w:sz="0" w:space="0" w:color="auto"/>
        <w:right w:val="none" w:sz="0" w:space="0" w:color="auto"/>
      </w:divBdr>
    </w:div>
    <w:div w:id="1078290433">
      <w:bodyDiv w:val="1"/>
      <w:marLeft w:val="0"/>
      <w:marRight w:val="0"/>
      <w:marTop w:val="0"/>
      <w:marBottom w:val="0"/>
      <w:divBdr>
        <w:top w:val="none" w:sz="0" w:space="0" w:color="auto"/>
        <w:left w:val="none" w:sz="0" w:space="0" w:color="auto"/>
        <w:bottom w:val="none" w:sz="0" w:space="0" w:color="auto"/>
        <w:right w:val="none" w:sz="0" w:space="0" w:color="auto"/>
      </w:divBdr>
    </w:div>
    <w:div w:id="1099105964">
      <w:bodyDiv w:val="1"/>
      <w:marLeft w:val="0"/>
      <w:marRight w:val="0"/>
      <w:marTop w:val="0"/>
      <w:marBottom w:val="0"/>
      <w:divBdr>
        <w:top w:val="none" w:sz="0" w:space="0" w:color="auto"/>
        <w:left w:val="none" w:sz="0" w:space="0" w:color="auto"/>
        <w:bottom w:val="none" w:sz="0" w:space="0" w:color="auto"/>
        <w:right w:val="none" w:sz="0" w:space="0" w:color="auto"/>
      </w:divBdr>
    </w:div>
    <w:div w:id="1127968791">
      <w:bodyDiv w:val="1"/>
      <w:marLeft w:val="0"/>
      <w:marRight w:val="0"/>
      <w:marTop w:val="0"/>
      <w:marBottom w:val="0"/>
      <w:divBdr>
        <w:top w:val="none" w:sz="0" w:space="0" w:color="auto"/>
        <w:left w:val="none" w:sz="0" w:space="0" w:color="auto"/>
        <w:bottom w:val="none" w:sz="0" w:space="0" w:color="auto"/>
        <w:right w:val="none" w:sz="0" w:space="0" w:color="auto"/>
      </w:divBdr>
    </w:div>
    <w:div w:id="1165784243">
      <w:bodyDiv w:val="1"/>
      <w:marLeft w:val="0"/>
      <w:marRight w:val="0"/>
      <w:marTop w:val="0"/>
      <w:marBottom w:val="0"/>
      <w:divBdr>
        <w:top w:val="none" w:sz="0" w:space="0" w:color="auto"/>
        <w:left w:val="none" w:sz="0" w:space="0" w:color="auto"/>
        <w:bottom w:val="none" w:sz="0" w:space="0" w:color="auto"/>
        <w:right w:val="none" w:sz="0" w:space="0" w:color="auto"/>
      </w:divBdr>
    </w:div>
    <w:div w:id="1187863091">
      <w:bodyDiv w:val="1"/>
      <w:marLeft w:val="0"/>
      <w:marRight w:val="0"/>
      <w:marTop w:val="0"/>
      <w:marBottom w:val="0"/>
      <w:divBdr>
        <w:top w:val="none" w:sz="0" w:space="0" w:color="auto"/>
        <w:left w:val="none" w:sz="0" w:space="0" w:color="auto"/>
        <w:bottom w:val="none" w:sz="0" w:space="0" w:color="auto"/>
        <w:right w:val="none" w:sz="0" w:space="0" w:color="auto"/>
      </w:divBdr>
    </w:div>
    <w:div w:id="1191146243">
      <w:bodyDiv w:val="1"/>
      <w:marLeft w:val="0"/>
      <w:marRight w:val="0"/>
      <w:marTop w:val="0"/>
      <w:marBottom w:val="0"/>
      <w:divBdr>
        <w:top w:val="none" w:sz="0" w:space="0" w:color="auto"/>
        <w:left w:val="none" w:sz="0" w:space="0" w:color="auto"/>
        <w:bottom w:val="none" w:sz="0" w:space="0" w:color="auto"/>
        <w:right w:val="none" w:sz="0" w:space="0" w:color="auto"/>
      </w:divBdr>
    </w:div>
    <w:div w:id="1209954991">
      <w:bodyDiv w:val="1"/>
      <w:marLeft w:val="0"/>
      <w:marRight w:val="0"/>
      <w:marTop w:val="0"/>
      <w:marBottom w:val="0"/>
      <w:divBdr>
        <w:top w:val="none" w:sz="0" w:space="0" w:color="auto"/>
        <w:left w:val="none" w:sz="0" w:space="0" w:color="auto"/>
        <w:bottom w:val="none" w:sz="0" w:space="0" w:color="auto"/>
        <w:right w:val="none" w:sz="0" w:space="0" w:color="auto"/>
      </w:divBdr>
    </w:div>
    <w:div w:id="1361248780">
      <w:bodyDiv w:val="1"/>
      <w:marLeft w:val="0"/>
      <w:marRight w:val="0"/>
      <w:marTop w:val="0"/>
      <w:marBottom w:val="0"/>
      <w:divBdr>
        <w:top w:val="none" w:sz="0" w:space="0" w:color="auto"/>
        <w:left w:val="none" w:sz="0" w:space="0" w:color="auto"/>
        <w:bottom w:val="none" w:sz="0" w:space="0" w:color="auto"/>
        <w:right w:val="none" w:sz="0" w:space="0" w:color="auto"/>
      </w:divBdr>
    </w:div>
    <w:div w:id="1486438744">
      <w:bodyDiv w:val="1"/>
      <w:marLeft w:val="0"/>
      <w:marRight w:val="0"/>
      <w:marTop w:val="0"/>
      <w:marBottom w:val="0"/>
      <w:divBdr>
        <w:top w:val="none" w:sz="0" w:space="0" w:color="auto"/>
        <w:left w:val="none" w:sz="0" w:space="0" w:color="auto"/>
        <w:bottom w:val="none" w:sz="0" w:space="0" w:color="auto"/>
        <w:right w:val="none" w:sz="0" w:space="0" w:color="auto"/>
      </w:divBdr>
    </w:div>
    <w:div w:id="1616594314">
      <w:bodyDiv w:val="1"/>
      <w:marLeft w:val="0"/>
      <w:marRight w:val="0"/>
      <w:marTop w:val="0"/>
      <w:marBottom w:val="0"/>
      <w:divBdr>
        <w:top w:val="none" w:sz="0" w:space="0" w:color="auto"/>
        <w:left w:val="none" w:sz="0" w:space="0" w:color="auto"/>
        <w:bottom w:val="none" w:sz="0" w:space="0" w:color="auto"/>
        <w:right w:val="none" w:sz="0" w:space="0" w:color="auto"/>
      </w:divBdr>
    </w:div>
    <w:div w:id="1779914129">
      <w:bodyDiv w:val="1"/>
      <w:marLeft w:val="0"/>
      <w:marRight w:val="0"/>
      <w:marTop w:val="0"/>
      <w:marBottom w:val="0"/>
      <w:divBdr>
        <w:top w:val="none" w:sz="0" w:space="0" w:color="auto"/>
        <w:left w:val="none" w:sz="0" w:space="0" w:color="auto"/>
        <w:bottom w:val="none" w:sz="0" w:space="0" w:color="auto"/>
        <w:right w:val="none" w:sz="0" w:space="0" w:color="auto"/>
      </w:divBdr>
    </w:div>
    <w:div w:id="1847936453">
      <w:bodyDiv w:val="1"/>
      <w:marLeft w:val="0"/>
      <w:marRight w:val="0"/>
      <w:marTop w:val="0"/>
      <w:marBottom w:val="0"/>
      <w:divBdr>
        <w:top w:val="none" w:sz="0" w:space="0" w:color="auto"/>
        <w:left w:val="none" w:sz="0" w:space="0" w:color="auto"/>
        <w:bottom w:val="none" w:sz="0" w:space="0" w:color="auto"/>
        <w:right w:val="none" w:sz="0" w:space="0" w:color="auto"/>
      </w:divBdr>
    </w:div>
    <w:div w:id="1849247303">
      <w:bodyDiv w:val="1"/>
      <w:marLeft w:val="0"/>
      <w:marRight w:val="0"/>
      <w:marTop w:val="0"/>
      <w:marBottom w:val="0"/>
      <w:divBdr>
        <w:top w:val="none" w:sz="0" w:space="0" w:color="auto"/>
        <w:left w:val="none" w:sz="0" w:space="0" w:color="auto"/>
        <w:bottom w:val="none" w:sz="0" w:space="0" w:color="auto"/>
        <w:right w:val="none" w:sz="0" w:space="0" w:color="auto"/>
      </w:divBdr>
    </w:div>
    <w:div w:id="1910455759">
      <w:bodyDiv w:val="1"/>
      <w:marLeft w:val="0"/>
      <w:marRight w:val="0"/>
      <w:marTop w:val="0"/>
      <w:marBottom w:val="0"/>
      <w:divBdr>
        <w:top w:val="none" w:sz="0" w:space="0" w:color="auto"/>
        <w:left w:val="none" w:sz="0" w:space="0" w:color="auto"/>
        <w:bottom w:val="none" w:sz="0" w:space="0" w:color="auto"/>
        <w:right w:val="none" w:sz="0" w:space="0" w:color="auto"/>
      </w:divBdr>
    </w:div>
    <w:div w:id="2067989436">
      <w:bodyDiv w:val="1"/>
      <w:marLeft w:val="0"/>
      <w:marRight w:val="0"/>
      <w:marTop w:val="0"/>
      <w:marBottom w:val="0"/>
      <w:divBdr>
        <w:top w:val="none" w:sz="0" w:space="0" w:color="auto"/>
        <w:left w:val="none" w:sz="0" w:space="0" w:color="auto"/>
        <w:bottom w:val="none" w:sz="0" w:space="0" w:color="auto"/>
        <w:right w:val="none" w:sz="0" w:space="0" w:color="auto"/>
      </w:divBdr>
    </w:div>
    <w:div w:id="2069380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7.jpe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EFA39C-4D74-4EE7-B0BD-BCA4F07BB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9</Pages>
  <Words>1554</Words>
  <Characters>8862</Characters>
  <Application>Microsoft Office Word</Application>
  <DocSecurity>0</DocSecurity>
  <Lines>73</Lines>
  <Paragraphs>20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dc:creator>
  <cp:keywords/>
  <cp:lastModifiedBy>Michel Samaha</cp:lastModifiedBy>
  <cp:revision>9</cp:revision>
  <cp:lastPrinted>2026-06-25T08:00:00Z</cp:lastPrinted>
  <dcterms:created xsi:type="dcterms:W3CDTF">2026-06-25T13:25:00Z</dcterms:created>
  <dcterms:modified xsi:type="dcterms:W3CDTF">2026-08-11T05:48:00Z</dcterms:modified>
</cp:coreProperties>
</file>